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2">
      <w:pPr>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CPE316 – Embedded Systems Final Project Report</w:t>
      </w:r>
    </w:p>
    <w:p w:rsidR="00000000" w:rsidDel="00000000" w:rsidP="00000000" w:rsidRDefault="00000000" w:rsidRPr="00000000" w14:paraId="00000003">
      <w:pPr>
        <w:jc w:val="center"/>
        <w:rPr>
          <w:rFonts w:ascii="Calibri" w:cs="Calibri" w:eastAsia="Calibri" w:hAnsi="Calibri"/>
          <w:sz w:val="28"/>
          <w:szCs w:val="28"/>
        </w:rPr>
      </w:pPr>
      <w:r w:rsidDel="00000000" w:rsidR="00000000" w:rsidRPr="00000000">
        <w:rPr>
          <w:rFonts w:ascii="Calibri" w:cs="Calibri" w:eastAsia="Calibri" w:hAnsi="Calibri"/>
          <w:sz w:val="28"/>
          <w:szCs w:val="28"/>
          <w:highlight w:val="yellow"/>
          <w:rtl w:val="0"/>
        </w:rPr>
        <w:t xml:space="preserve">PERSON TRACKING SYSTEM WITH ESP32</w:t>
      </w:r>
      <w:r w:rsidDel="00000000" w:rsidR="00000000" w:rsidRPr="00000000">
        <w:rPr>
          <w:rtl w:val="0"/>
        </w:rPr>
      </w:r>
    </w:p>
    <w:p w:rsidR="00000000" w:rsidDel="00000000" w:rsidP="00000000" w:rsidRDefault="00000000" w:rsidRPr="00000000" w14:paraId="00000004">
      <w:pPr>
        <w:jc w:val="center"/>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Semester II (2021-2022)</w:t>
      </w:r>
    </w:p>
    <w:p w:rsidR="00000000" w:rsidDel="00000000" w:rsidP="00000000" w:rsidRDefault="00000000" w:rsidRPr="00000000" w14:paraId="00000005">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6">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7">
      <w:pPr>
        <w:rPr>
          <w:rFonts w:ascii="Calibri" w:cs="Calibri" w:eastAsia="Calibri" w:hAnsi="Calibri"/>
          <w:sz w:val="28"/>
          <w:szCs w:val="28"/>
        </w:rPr>
      </w:pPr>
      <w:r w:rsidDel="00000000" w:rsidR="00000000" w:rsidRPr="00000000">
        <w:rPr>
          <w:rtl w:val="0"/>
        </w:rPr>
      </w:r>
    </w:p>
    <w:tbl>
      <w:tblPr>
        <w:tblStyle w:val="Table1"/>
        <w:tblW w:w="9180.0" w:type="dxa"/>
        <w:jc w:val="left"/>
        <w:tblInd w:w="108.0" w:type="pct"/>
        <w:tblLayout w:type="fixed"/>
        <w:tblLook w:val="0400"/>
      </w:tblPr>
      <w:tblGrid>
        <w:gridCol w:w="3688"/>
        <w:gridCol w:w="5492"/>
        <w:tblGridChange w:id="0">
          <w:tblGrid>
            <w:gridCol w:w="3688"/>
            <w:gridCol w:w="5492"/>
          </w:tblGrid>
        </w:tblGridChange>
      </w:tblGrid>
      <w:tr>
        <w:trPr>
          <w:cantSplit w:val="0"/>
          <w:trHeight w:val="1" w:hRule="atLeast"/>
          <w:tblHeader w:val="0"/>
        </w:trPr>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08">
            <w:pPr>
              <w:spacing w:after="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Course supervisors:</w:t>
            </w:r>
          </w:p>
          <w:p w:rsidR="00000000" w:rsidDel="00000000" w:rsidP="00000000" w:rsidRDefault="00000000" w:rsidRPr="00000000" w14:paraId="00000009">
            <w:pPr>
              <w:spacing w:after="0" w:line="240" w:lineRule="auto"/>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Dr. Iman Elawady</w:t>
            </w:r>
          </w:p>
          <w:p w:rsidR="00000000" w:rsidDel="00000000" w:rsidP="00000000" w:rsidRDefault="00000000" w:rsidRPr="00000000" w14:paraId="0000000A">
            <w:pPr>
              <w:spacing w:after="0" w:line="240" w:lineRule="auto"/>
              <w:rPr>
                <w:rFonts w:ascii="Calibri" w:cs="Calibri" w:eastAsia="Calibri" w:hAnsi="Calibri"/>
              </w:rPr>
            </w:pPr>
            <w:r w:rsidDel="00000000" w:rsidR="00000000" w:rsidRPr="00000000">
              <w:rPr>
                <w:rFonts w:ascii="Calibri" w:cs="Calibri" w:eastAsia="Calibri" w:hAnsi="Calibri"/>
                <w:sz w:val="24"/>
                <w:szCs w:val="24"/>
                <w:rtl w:val="0"/>
              </w:rPr>
              <w:t xml:space="preserve">ENG. Michael B.Khani</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ffffff" w:val="clear"/>
            <w:tcMar>
              <w:left w:w="108.0" w:type="dxa"/>
              <w:right w:w="108.0" w:type="dxa"/>
            </w:tcMar>
          </w:tcPr>
          <w:p w:rsidR="00000000" w:rsidDel="00000000" w:rsidP="00000000" w:rsidRDefault="00000000" w:rsidRPr="00000000" w14:paraId="0000000B">
            <w:pPr>
              <w:spacing w:after="0"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Team PHOENIX members:</w:t>
            </w:r>
          </w:p>
          <w:p w:rsidR="00000000" w:rsidDel="00000000" w:rsidP="00000000" w:rsidRDefault="00000000" w:rsidRPr="00000000" w14:paraId="0000000C">
            <w:pPr>
              <w:spacing w:after="0"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Esmanur AL</w:t>
            </w:r>
            <w:r w:rsidDel="00000000" w:rsidR="00000000" w:rsidRPr="00000000">
              <w:rPr>
                <w:sz w:val="24"/>
                <w:szCs w:val="24"/>
                <w:rtl w:val="0"/>
              </w:rPr>
              <w:t xml:space="preserve">I</w:t>
            </w:r>
            <w:r w:rsidDel="00000000" w:rsidR="00000000" w:rsidRPr="00000000">
              <w:rPr>
                <w:rFonts w:ascii="Calibri" w:cs="Calibri" w:eastAsia="Calibri" w:hAnsi="Calibri"/>
                <w:sz w:val="24"/>
                <w:szCs w:val="24"/>
                <w:rtl w:val="0"/>
              </w:rPr>
              <w:t xml:space="preserve">CAN (</w:t>
            </w:r>
            <w:r w:rsidDel="00000000" w:rsidR="00000000" w:rsidRPr="00000000">
              <w:rPr>
                <w:sz w:val="24"/>
                <w:szCs w:val="24"/>
                <w:rtl w:val="0"/>
              </w:rPr>
              <w:t xml:space="preserve">1810205066</w:t>
            </w:r>
            <w:r w:rsidDel="00000000" w:rsidR="00000000" w:rsidRPr="00000000">
              <w:rPr>
                <w:rFonts w:ascii="Calibri" w:cs="Calibri" w:eastAsia="Calibri" w:hAnsi="Calibri"/>
                <w:sz w:val="24"/>
                <w:szCs w:val="24"/>
                <w:rtl w:val="0"/>
              </w:rPr>
              <w:t xml:space="preserve">) (</w:t>
            </w:r>
            <w:r w:rsidDel="00000000" w:rsidR="00000000" w:rsidRPr="00000000">
              <w:rPr>
                <w:sz w:val="24"/>
                <w:szCs w:val="24"/>
                <w:rtl w:val="0"/>
              </w:rPr>
              <w:t xml:space="preserve">1810205066@ogrenci.karabuk.edu.tr</w:t>
            </w:r>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0D">
            <w:pPr>
              <w:spacing w:after="0"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İrem </w:t>
            </w:r>
            <w:r w:rsidDel="00000000" w:rsidR="00000000" w:rsidRPr="00000000">
              <w:rPr>
                <w:sz w:val="24"/>
                <w:szCs w:val="24"/>
                <w:rtl w:val="0"/>
              </w:rPr>
              <w:t xml:space="preserve">KARAAYTU(1810205057) </w:t>
            </w:r>
            <w:r w:rsidDel="00000000" w:rsidR="00000000" w:rsidRPr="00000000">
              <w:rPr>
                <w:rFonts w:ascii="Calibri" w:cs="Calibri" w:eastAsia="Calibri" w:hAnsi="Calibri"/>
                <w:sz w:val="24"/>
                <w:szCs w:val="24"/>
                <w:rtl w:val="0"/>
              </w:rPr>
              <w:t xml:space="preserve">(</w:t>
            </w:r>
            <w:r w:rsidDel="00000000" w:rsidR="00000000" w:rsidRPr="00000000">
              <w:rPr>
                <w:sz w:val="24"/>
                <w:szCs w:val="24"/>
                <w:rtl w:val="0"/>
              </w:rPr>
              <w:t xml:space="preserve">1810205057</w:t>
            </w:r>
            <w:hyperlink r:id="rId7">
              <w:r w:rsidDel="00000000" w:rsidR="00000000" w:rsidRPr="00000000">
                <w:rPr>
                  <w:rFonts w:ascii="Calibri" w:cs="Calibri" w:eastAsia="Calibri" w:hAnsi="Calibri"/>
                  <w:color w:val="0563c1"/>
                  <w:sz w:val="24"/>
                  <w:szCs w:val="24"/>
                  <w:u w:val="single"/>
                  <w:rtl w:val="0"/>
                </w:rPr>
                <w:t xml:space="preserve">@ogrenci.karabuk.edu.tr</w:t>
              </w:r>
            </w:hyperlink>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0E">
            <w:pPr>
              <w:spacing w:after="0" w:line="240" w:lineRule="auto"/>
              <w:jc w:val="right"/>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Ebru </w:t>
            </w:r>
            <w:r w:rsidDel="00000000" w:rsidR="00000000" w:rsidRPr="00000000">
              <w:rPr>
                <w:sz w:val="24"/>
                <w:szCs w:val="24"/>
                <w:rtl w:val="0"/>
              </w:rPr>
              <w:t xml:space="preserve">KIRIKKAYIS</w:t>
            </w:r>
            <w:r w:rsidDel="00000000" w:rsidR="00000000" w:rsidRPr="00000000">
              <w:rPr>
                <w:rFonts w:ascii="Calibri" w:cs="Calibri" w:eastAsia="Calibri" w:hAnsi="Calibri"/>
                <w:sz w:val="24"/>
                <w:szCs w:val="24"/>
                <w:rtl w:val="0"/>
              </w:rPr>
              <w:t xml:space="preserve">(</w:t>
            </w:r>
            <w:r w:rsidDel="00000000" w:rsidR="00000000" w:rsidRPr="00000000">
              <w:rPr>
                <w:sz w:val="24"/>
                <w:szCs w:val="24"/>
                <w:rtl w:val="0"/>
              </w:rPr>
              <w:t xml:space="preserve">1810205089</w:t>
            </w:r>
            <w:r w:rsidDel="00000000" w:rsidR="00000000" w:rsidRPr="00000000">
              <w:rPr>
                <w:rFonts w:ascii="Calibri" w:cs="Calibri" w:eastAsia="Calibri" w:hAnsi="Calibri"/>
                <w:sz w:val="24"/>
                <w:szCs w:val="24"/>
                <w:rtl w:val="0"/>
              </w:rPr>
              <w:t xml:space="preserve">) (</w:t>
            </w:r>
            <w:r w:rsidDel="00000000" w:rsidR="00000000" w:rsidRPr="00000000">
              <w:rPr>
                <w:sz w:val="24"/>
                <w:szCs w:val="24"/>
                <w:rtl w:val="0"/>
              </w:rPr>
              <w:t xml:space="preserve">1810205089@ogrenci.karabuk.edu.tr</w:t>
            </w:r>
            <w:r w:rsidDel="00000000" w:rsidR="00000000" w:rsidRPr="00000000">
              <w:rPr>
                <w:rFonts w:ascii="Calibri" w:cs="Calibri" w:eastAsia="Calibri" w:hAnsi="Calibri"/>
                <w:sz w:val="24"/>
                <w:szCs w:val="24"/>
                <w:rtl w:val="0"/>
              </w:rPr>
              <w:t xml:space="preserve">)</w:t>
            </w:r>
            <w:r w:rsidDel="00000000" w:rsidR="00000000" w:rsidRPr="00000000">
              <w:rPr>
                <w:rtl w:val="0"/>
              </w:rPr>
            </w:r>
          </w:p>
          <w:p w:rsidR="00000000" w:rsidDel="00000000" w:rsidP="00000000" w:rsidRDefault="00000000" w:rsidRPr="00000000" w14:paraId="0000000F">
            <w:pPr>
              <w:spacing w:after="0"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Yasemin EKER(</w:t>
            </w:r>
            <w:r w:rsidDel="00000000" w:rsidR="00000000" w:rsidRPr="00000000">
              <w:rPr>
                <w:sz w:val="24"/>
                <w:szCs w:val="24"/>
                <w:rtl w:val="0"/>
              </w:rPr>
              <w:t xml:space="preserve">2017010206002</w:t>
            </w:r>
            <w:r w:rsidDel="00000000" w:rsidR="00000000" w:rsidRPr="00000000">
              <w:rPr>
                <w:rFonts w:ascii="Calibri" w:cs="Calibri" w:eastAsia="Calibri" w:hAnsi="Calibri"/>
                <w:sz w:val="24"/>
                <w:szCs w:val="24"/>
                <w:rtl w:val="0"/>
              </w:rPr>
              <w:t xml:space="preserve">) (2017010206002</w:t>
            </w:r>
            <w:hyperlink r:id="rId8">
              <w:r w:rsidDel="00000000" w:rsidR="00000000" w:rsidRPr="00000000">
                <w:rPr>
                  <w:color w:val="0563c1"/>
                  <w:sz w:val="24"/>
                  <w:szCs w:val="24"/>
                  <w:u w:val="single"/>
                  <w:rtl w:val="0"/>
                </w:rPr>
                <w:t xml:space="preserve">@ogrenci.karabuk.edu.tr</w:t>
              </w:r>
            </w:hyperlink>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10">
            <w:pPr>
              <w:spacing w:after="0"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Alperen SARIER</w:t>
            </w:r>
            <w:r w:rsidDel="00000000" w:rsidR="00000000" w:rsidRPr="00000000">
              <w:rPr>
                <w:sz w:val="24"/>
                <w:szCs w:val="24"/>
                <w:rtl w:val="0"/>
              </w:rPr>
              <w:t xml:space="preserve">I</w:t>
            </w:r>
            <w:r w:rsidDel="00000000" w:rsidR="00000000" w:rsidRPr="00000000">
              <w:rPr>
                <w:rFonts w:ascii="Calibri" w:cs="Calibri" w:eastAsia="Calibri" w:hAnsi="Calibri"/>
                <w:sz w:val="24"/>
                <w:szCs w:val="24"/>
                <w:rtl w:val="0"/>
              </w:rPr>
              <w:t xml:space="preserve">KL</w:t>
            </w:r>
            <w:r w:rsidDel="00000000" w:rsidR="00000000" w:rsidRPr="00000000">
              <w:rPr>
                <w:sz w:val="24"/>
                <w:szCs w:val="24"/>
                <w:rtl w:val="0"/>
              </w:rPr>
              <w:t xml:space="preserve">I</w:t>
            </w:r>
            <w:r w:rsidDel="00000000" w:rsidR="00000000" w:rsidRPr="00000000">
              <w:rPr>
                <w:rFonts w:ascii="Calibri" w:cs="Calibri" w:eastAsia="Calibri" w:hAnsi="Calibri"/>
                <w:sz w:val="24"/>
                <w:szCs w:val="24"/>
                <w:rtl w:val="0"/>
              </w:rPr>
              <w:t xml:space="preserve">(1810205052) (181020505</w:t>
            </w:r>
            <w:r w:rsidDel="00000000" w:rsidR="00000000" w:rsidRPr="00000000">
              <w:rPr>
                <w:sz w:val="24"/>
                <w:szCs w:val="24"/>
                <w:rtl w:val="0"/>
              </w:rPr>
              <w:t xml:space="preserve">2</w:t>
            </w:r>
            <w:hyperlink r:id="rId9">
              <w:r w:rsidDel="00000000" w:rsidR="00000000" w:rsidRPr="00000000">
                <w:rPr>
                  <w:color w:val="0563c1"/>
                  <w:sz w:val="24"/>
                  <w:szCs w:val="24"/>
                  <w:u w:val="single"/>
                  <w:rtl w:val="0"/>
                </w:rPr>
                <w:t xml:space="preserve">@ogrenci.karabuk.edu.tr</w:t>
              </w:r>
            </w:hyperlink>
            <w:r w:rsidDel="00000000" w:rsidR="00000000" w:rsidRPr="00000000">
              <w:rPr>
                <w:rFonts w:ascii="Calibri" w:cs="Calibri" w:eastAsia="Calibri" w:hAnsi="Calibri"/>
                <w:sz w:val="24"/>
                <w:szCs w:val="24"/>
                <w:rtl w:val="0"/>
              </w:rPr>
              <w:t xml:space="preserve">) </w:t>
            </w:r>
          </w:p>
          <w:p w:rsidR="00000000" w:rsidDel="00000000" w:rsidP="00000000" w:rsidRDefault="00000000" w:rsidRPr="00000000" w14:paraId="00000011">
            <w:pPr>
              <w:spacing w:after="0"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Berk Ali MERAL(1810205030) (</w:t>
            </w:r>
            <w:r w:rsidDel="00000000" w:rsidR="00000000" w:rsidRPr="00000000">
              <w:rPr>
                <w:sz w:val="24"/>
                <w:szCs w:val="24"/>
                <w:rtl w:val="0"/>
              </w:rPr>
              <w:t xml:space="preserve">1810205030</w:t>
            </w:r>
            <w:hyperlink r:id="rId10">
              <w:r w:rsidDel="00000000" w:rsidR="00000000" w:rsidRPr="00000000">
                <w:rPr>
                  <w:rFonts w:ascii="Calibri" w:cs="Calibri" w:eastAsia="Calibri" w:hAnsi="Calibri"/>
                  <w:color w:val="0563c1"/>
                  <w:sz w:val="24"/>
                  <w:szCs w:val="24"/>
                  <w:u w:val="single"/>
                  <w:rtl w:val="0"/>
                </w:rPr>
                <w:t xml:space="preserve">@ogrenci.karabuk.edu.tr</w:t>
              </w:r>
            </w:hyperlink>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12">
            <w:pPr>
              <w:spacing w:after="0" w:line="240" w:lineRule="auto"/>
              <w:jc w:val="right"/>
              <w:rPr>
                <w:rFonts w:ascii="Calibri" w:cs="Calibri" w:eastAsia="Calibri" w:hAnsi="Calibri"/>
                <w:b w:val="1"/>
                <w:sz w:val="24"/>
                <w:szCs w:val="24"/>
              </w:rPr>
            </w:pPr>
            <w:r w:rsidDel="00000000" w:rsidR="00000000" w:rsidRPr="00000000">
              <w:rPr>
                <w:rFonts w:ascii="Calibri" w:cs="Calibri" w:eastAsia="Calibri" w:hAnsi="Calibri"/>
                <w:sz w:val="24"/>
                <w:szCs w:val="24"/>
                <w:rtl w:val="0"/>
              </w:rPr>
              <w:t xml:space="preserve">Bilal BER</w:t>
            </w:r>
            <w:r w:rsidDel="00000000" w:rsidR="00000000" w:rsidRPr="00000000">
              <w:rPr>
                <w:sz w:val="24"/>
                <w:szCs w:val="24"/>
                <w:rtl w:val="0"/>
              </w:rPr>
              <w:t xml:space="preserve">I</w:t>
            </w:r>
            <w:r w:rsidDel="00000000" w:rsidR="00000000" w:rsidRPr="00000000">
              <w:rPr>
                <w:rFonts w:ascii="Calibri" w:cs="Calibri" w:eastAsia="Calibri" w:hAnsi="Calibri"/>
                <w:sz w:val="24"/>
                <w:szCs w:val="24"/>
                <w:rtl w:val="0"/>
              </w:rPr>
              <w:t xml:space="preserve">SPAK(</w:t>
            </w:r>
            <w:r w:rsidDel="00000000" w:rsidR="00000000" w:rsidRPr="00000000">
              <w:rPr>
                <w:sz w:val="24"/>
                <w:szCs w:val="24"/>
                <w:rtl w:val="0"/>
              </w:rPr>
              <w:t xml:space="preserve">1810205032</w:t>
            </w:r>
            <w:r w:rsidDel="00000000" w:rsidR="00000000" w:rsidRPr="00000000">
              <w:rPr>
                <w:rFonts w:ascii="Calibri" w:cs="Calibri" w:eastAsia="Calibri" w:hAnsi="Calibri"/>
                <w:sz w:val="24"/>
                <w:szCs w:val="24"/>
                <w:rtl w:val="0"/>
              </w:rPr>
              <w:t xml:space="preserve">) (</w:t>
            </w:r>
            <w:r w:rsidDel="00000000" w:rsidR="00000000" w:rsidRPr="00000000">
              <w:rPr>
                <w:sz w:val="24"/>
                <w:szCs w:val="24"/>
                <w:rtl w:val="0"/>
              </w:rPr>
              <w:t xml:space="preserve">1810205032@ogrenci.karabuk.edu.tr</w:t>
            </w:r>
            <w:r w:rsidDel="00000000" w:rsidR="00000000" w:rsidRPr="00000000">
              <w:rPr>
                <w:rFonts w:ascii="Calibri" w:cs="Calibri" w:eastAsia="Calibri" w:hAnsi="Calibri"/>
                <w:sz w:val="24"/>
                <w:szCs w:val="24"/>
                <w:rtl w:val="0"/>
              </w:rPr>
              <w:t xml:space="preserve">)</w:t>
            </w:r>
            <w:r w:rsidDel="00000000" w:rsidR="00000000" w:rsidRPr="00000000">
              <w:rPr>
                <w:rtl w:val="0"/>
              </w:rPr>
            </w:r>
          </w:p>
          <w:p w:rsidR="00000000" w:rsidDel="00000000" w:rsidP="00000000" w:rsidRDefault="00000000" w:rsidRPr="00000000" w14:paraId="00000013">
            <w:pPr>
              <w:spacing w:after="0" w:line="240" w:lineRule="auto"/>
              <w:jc w:val="right"/>
              <w:rPr>
                <w:rFonts w:ascii="Calibri" w:cs="Calibri" w:eastAsia="Calibri" w:hAnsi="Calibri"/>
                <w:sz w:val="24"/>
                <w:szCs w:val="24"/>
              </w:rPr>
            </w:pPr>
            <w:r w:rsidDel="00000000" w:rsidR="00000000" w:rsidRPr="00000000">
              <w:rPr>
                <w:rFonts w:ascii="Calibri" w:cs="Calibri" w:eastAsia="Calibri" w:hAnsi="Calibri"/>
                <w:sz w:val="24"/>
                <w:szCs w:val="24"/>
                <w:rtl w:val="0"/>
              </w:rPr>
              <w:t xml:space="preserve">Fehmi G</w:t>
            </w:r>
            <w:r w:rsidDel="00000000" w:rsidR="00000000" w:rsidRPr="00000000">
              <w:rPr>
                <w:sz w:val="24"/>
                <w:szCs w:val="24"/>
                <w:rtl w:val="0"/>
              </w:rPr>
              <w:t xml:space="preserve">U</w:t>
            </w:r>
            <w:r w:rsidDel="00000000" w:rsidR="00000000" w:rsidRPr="00000000">
              <w:rPr>
                <w:rFonts w:ascii="Calibri" w:cs="Calibri" w:eastAsia="Calibri" w:hAnsi="Calibri"/>
                <w:sz w:val="24"/>
                <w:szCs w:val="24"/>
                <w:rtl w:val="0"/>
              </w:rPr>
              <w:t xml:space="preserve">NAY (</w:t>
            </w:r>
            <w:r w:rsidDel="00000000" w:rsidR="00000000" w:rsidRPr="00000000">
              <w:rPr>
                <w:sz w:val="24"/>
                <w:szCs w:val="24"/>
                <w:rtl w:val="0"/>
              </w:rPr>
              <w:t xml:space="preserve">1810205040</w:t>
            </w:r>
            <w:r w:rsidDel="00000000" w:rsidR="00000000" w:rsidRPr="00000000">
              <w:rPr>
                <w:rFonts w:ascii="Calibri" w:cs="Calibri" w:eastAsia="Calibri" w:hAnsi="Calibri"/>
                <w:sz w:val="24"/>
                <w:szCs w:val="24"/>
                <w:rtl w:val="0"/>
              </w:rPr>
              <w:t xml:space="preserve">) (</w:t>
            </w:r>
            <w:r w:rsidDel="00000000" w:rsidR="00000000" w:rsidRPr="00000000">
              <w:rPr>
                <w:sz w:val="24"/>
                <w:szCs w:val="24"/>
                <w:rtl w:val="0"/>
              </w:rPr>
              <w:t xml:space="preserve">1810205040@ogrenci.karabuk.edu.tr</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14">
            <w:pPr>
              <w:spacing w:after="0" w:line="240" w:lineRule="auto"/>
              <w:jc w:val="right"/>
              <w:rPr>
                <w:rFonts w:ascii="Calibri" w:cs="Calibri" w:eastAsia="Calibri" w:hAnsi="Calibri"/>
                <w:sz w:val="24"/>
                <w:szCs w:val="24"/>
              </w:rPr>
            </w:pPr>
            <w:r w:rsidDel="00000000" w:rsidR="00000000" w:rsidRPr="00000000">
              <w:rPr>
                <w:rtl w:val="0"/>
              </w:rPr>
            </w:r>
          </w:p>
          <w:p w:rsidR="00000000" w:rsidDel="00000000" w:rsidP="00000000" w:rsidRDefault="00000000" w:rsidRPr="00000000" w14:paraId="00000015">
            <w:pPr>
              <w:spacing w:after="0" w:line="240" w:lineRule="auto"/>
              <w:jc w:val="right"/>
              <w:rPr>
                <w:rFonts w:ascii="Calibri" w:cs="Calibri" w:eastAsia="Calibri" w:hAnsi="Calibri"/>
              </w:rPr>
            </w:pPr>
            <w:r w:rsidDel="00000000" w:rsidR="00000000" w:rsidRPr="00000000">
              <w:rPr>
                <w:rtl w:val="0"/>
              </w:rPr>
            </w:r>
          </w:p>
          <w:p w:rsidR="00000000" w:rsidDel="00000000" w:rsidP="00000000" w:rsidRDefault="00000000" w:rsidRPr="00000000" w14:paraId="00000016">
            <w:pPr>
              <w:spacing w:after="0" w:line="240" w:lineRule="auto"/>
              <w:jc w:val="right"/>
              <w:rPr>
                <w:rFonts w:ascii="Calibri" w:cs="Calibri" w:eastAsia="Calibri" w:hAnsi="Calibri"/>
              </w:rPr>
            </w:pPr>
            <w:r w:rsidDel="00000000" w:rsidR="00000000" w:rsidRPr="00000000">
              <w:rPr>
                <w:rtl w:val="0"/>
              </w:rPr>
            </w:r>
          </w:p>
        </w:tc>
      </w:tr>
    </w:tbl>
    <w:p w:rsidR="00000000" w:rsidDel="00000000" w:rsidP="00000000" w:rsidRDefault="00000000" w:rsidRPr="00000000" w14:paraId="00000017">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8">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9">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A">
      <w:pPr>
        <w:rPr>
          <w:sz w:val="28"/>
          <w:szCs w:val="28"/>
        </w:rPr>
      </w:pPr>
      <w:r w:rsidDel="00000000" w:rsidR="00000000" w:rsidRPr="00000000">
        <w:rPr>
          <w:rtl w:val="0"/>
        </w:rPr>
      </w:r>
    </w:p>
    <w:p w:rsidR="00000000" w:rsidDel="00000000" w:rsidP="00000000" w:rsidRDefault="00000000" w:rsidRPr="00000000" w14:paraId="0000001B">
      <w:pPr>
        <w:rPr>
          <w:sz w:val="28"/>
          <w:szCs w:val="28"/>
        </w:rPr>
      </w:pPr>
      <w:r w:rsidDel="00000000" w:rsidR="00000000" w:rsidRPr="00000000">
        <w:rPr>
          <w:rtl w:val="0"/>
        </w:rPr>
      </w:r>
    </w:p>
    <w:p w:rsidR="00000000" w:rsidDel="00000000" w:rsidP="00000000" w:rsidRDefault="00000000" w:rsidRPr="00000000" w14:paraId="0000001C">
      <w:pPr>
        <w:rPr>
          <w:sz w:val="28"/>
          <w:szCs w:val="28"/>
        </w:rPr>
      </w:pPr>
      <w:r w:rsidDel="00000000" w:rsidR="00000000" w:rsidRPr="00000000">
        <w:rPr>
          <w:rtl w:val="0"/>
        </w:rPr>
      </w:r>
    </w:p>
    <w:p w:rsidR="00000000" w:rsidDel="00000000" w:rsidP="00000000" w:rsidRDefault="00000000" w:rsidRPr="00000000" w14:paraId="0000001D">
      <w:pPr>
        <w:rPr>
          <w:sz w:val="28"/>
          <w:szCs w:val="28"/>
        </w:rPr>
      </w:pPr>
      <w:r w:rsidDel="00000000" w:rsidR="00000000" w:rsidRPr="00000000">
        <w:rPr>
          <w:rtl w:val="0"/>
        </w:rPr>
      </w:r>
    </w:p>
    <w:p w:rsidR="00000000" w:rsidDel="00000000" w:rsidP="00000000" w:rsidRDefault="00000000" w:rsidRPr="00000000" w14:paraId="0000001E">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F">
      <w:pPr>
        <w:numPr>
          <w:ilvl w:val="0"/>
          <w:numId w:val="9"/>
        </w:numPr>
        <w:ind w:left="720" w:hanging="36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Introduction</w:t>
      </w:r>
    </w:p>
    <w:p w:rsidR="00000000" w:rsidDel="00000000" w:rsidP="00000000" w:rsidRDefault="00000000" w:rsidRPr="00000000" w14:paraId="00000020">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Our project is a person tracking system with face detection.</w:t>
      </w:r>
    </w:p>
    <w:p w:rsidR="00000000" w:rsidDel="00000000" w:rsidP="00000000" w:rsidRDefault="00000000" w:rsidRPr="00000000" w14:paraId="00000021">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Start date:13.04.2022</w:t>
      </w:r>
    </w:p>
    <w:p w:rsidR="00000000" w:rsidDel="00000000" w:rsidP="00000000" w:rsidRDefault="00000000" w:rsidRPr="00000000" w14:paraId="00000022">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Finish date: 25.0</w:t>
      </w:r>
      <w:r w:rsidDel="00000000" w:rsidR="00000000" w:rsidRPr="00000000">
        <w:rPr>
          <w:sz w:val="28"/>
          <w:szCs w:val="28"/>
          <w:rtl w:val="0"/>
        </w:rPr>
        <w:t xml:space="preserve">5</w:t>
      </w:r>
      <w:r w:rsidDel="00000000" w:rsidR="00000000" w:rsidRPr="00000000">
        <w:rPr>
          <w:rFonts w:ascii="Calibri" w:cs="Calibri" w:eastAsia="Calibri" w:hAnsi="Calibri"/>
          <w:sz w:val="28"/>
          <w:szCs w:val="28"/>
          <w:rtl w:val="0"/>
        </w:rPr>
        <w:t xml:space="preserve">.2022</w:t>
      </w:r>
    </w:p>
    <w:p w:rsidR="00000000" w:rsidDel="00000000" w:rsidP="00000000" w:rsidRDefault="00000000" w:rsidRPr="00000000" w14:paraId="00000023">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This project aims security with tracking the time that a person has spent in a room.</w:t>
      </w:r>
    </w:p>
    <w:p w:rsidR="00000000" w:rsidDel="00000000" w:rsidP="00000000" w:rsidRDefault="00000000" w:rsidRPr="00000000" w14:paraId="00000024">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Our project could be used in a place which can be dangerous to stay more than a certain time. For example, a chemistry lab. If a scientist spends a lot of time in the lab more than 5 minutes, the buzzer </w:t>
      </w:r>
      <w:r w:rsidDel="00000000" w:rsidR="00000000" w:rsidRPr="00000000">
        <w:rPr>
          <w:sz w:val="28"/>
          <w:szCs w:val="28"/>
          <w:rtl w:val="0"/>
        </w:rPr>
        <w:t xml:space="preserve">makes a sound</w:t>
      </w:r>
      <w:r w:rsidDel="00000000" w:rsidR="00000000" w:rsidRPr="00000000">
        <w:rPr>
          <w:rFonts w:ascii="Calibri" w:cs="Calibri" w:eastAsia="Calibri" w:hAnsi="Calibri"/>
          <w:sz w:val="28"/>
          <w:szCs w:val="28"/>
          <w:rtl w:val="0"/>
        </w:rPr>
        <w:t xml:space="preserve"> and the LED lights up. </w:t>
      </w:r>
    </w:p>
    <w:p w:rsidR="00000000" w:rsidDel="00000000" w:rsidP="00000000" w:rsidRDefault="00000000" w:rsidRPr="00000000" w14:paraId="00000025">
      <w:pPr>
        <w:jc w:val="both"/>
        <w:rPr>
          <w:sz w:val="28"/>
          <w:szCs w:val="28"/>
        </w:rPr>
      </w:pPr>
      <w:r w:rsidDel="00000000" w:rsidR="00000000" w:rsidRPr="00000000">
        <w:rPr>
          <w:rtl w:val="0"/>
        </w:rPr>
      </w:r>
    </w:p>
    <w:p w:rsidR="00000000" w:rsidDel="00000000" w:rsidP="00000000" w:rsidRDefault="00000000" w:rsidRPr="00000000" w14:paraId="00000026">
      <w:pPr>
        <w:jc w:val="both"/>
        <w:rPr>
          <w:sz w:val="28"/>
          <w:szCs w:val="28"/>
        </w:rPr>
      </w:pPr>
      <w:r w:rsidDel="00000000" w:rsidR="00000000" w:rsidRPr="00000000">
        <w:rPr>
          <w:rtl w:val="0"/>
        </w:rPr>
      </w:r>
    </w:p>
    <w:p w:rsidR="00000000" w:rsidDel="00000000" w:rsidP="00000000" w:rsidRDefault="00000000" w:rsidRPr="00000000" w14:paraId="00000027">
      <w:pPr>
        <w:numPr>
          <w:ilvl w:val="0"/>
          <w:numId w:val="10"/>
        </w:numPr>
        <w:ind w:left="720" w:hanging="36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Related Works</w:t>
      </w:r>
    </w:p>
    <w:p w:rsidR="00000000" w:rsidDel="00000000" w:rsidP="00000000" w:rsidRDefault="00000000" w:rsidRPr="00000000" w14:paraId="00000028">
      <w:pPr>
        <w:jc w:val="both"/>
        <w:rPr>
          <w:sz w:val="28"/>
          <w:szCs w:val="28"/>
        </w:rPr>
      </w:pPr>
      <w:r w:rsidDel="00000000" w:rsidR="00000000" w:rsidRPr="00000000">
        <w:rPr>
          <w:sz w:val="28"/>
          <w:szCs w:val="28"/>
          <w:rtl w:val="0"/>
        </w:rPr>
        <w:t xml:space="preserve">Here is how PyImageSearch works;</w:t>
      </w:r>
    </w:p>
    <w:p w:rsidR="00000000" w:rsidDel="00000000" w:rsidP="00000000" w:rsidRDefault="00000000" w:rsidRPr="00000000" w14:paraId="00000029">
      <w:pPr>
        <w:jc w:val="both"/>
        <w:rPr>
          <w:sz w:val="28"/>
          <w:szCs w:val="28"/>
        </w:rPr>
      </w:pPr>
      <w:r w:rsidDel="00000000" w:rsidR="00000000" w:rsidRPr="00000000">
        <w:rPr>
          <w:sz w:val="28"/>
          <w:szCs w:val="28"/>
          <w:rtl w:val="0"/>
        </w:rPr>
        <w:t xml:space="preserve">In this project, facial recognition will be performed on Raspberry Pi and a simple security system will be created that can send us text message alerts when intruders enter the video stream.</w:t>
      </w:r>
    </w:p>
    <w:p w:rsidR="00000000" w:rsidDel="00000000" w:rsidP="00000000" w:rsidRDefault="00000000" w:rsidRPr="00000000" w14:paraId="0000002A">
      <w:pPr>
        <w:jc w:val="both"/>
        <w:rPr>
          <w:sz w:val="28"/>
          <w:szCs w:val="28"/>
        </w:rPr>
      </w:pPr>
      <w:r w:rsidDel="00000000" w:rsidR="00000000" w:rsidRPr="00000000">
        <w:rPr>
          <w:sz w:val="28"/>
          <w:szCs w:val="28"/>
          <w:rtl w:val="0"/>
        </w:rPr>
        <w:t xml:space="preserve">To realize this project will be used:</w:t>
      </w:r>
    </w:p>
    <w:p w:rsidR="00000000" w:rsidDel="00000000" w:rsidP="00000000" w:rsidRDefault="00000000" w:rsidRPr="00000000" w14:paraId="0000002B">
      <w:pPr>
        <w:jc w:val="both"/>
        <w:rPr>
          <w:sz w:val="28"/>
          <w:szCs w:val="28"/>
        </w:rPr>
      </w:pPr>
      <w:r w:rsidDel="00000000" w:rsidR="00000000" w:rsidRPr="00000000">
        <w:rPr>
          <w:sz w:val="28"/>
          <w:szCs w:val="28"/>
          <w:rtl w:val="0"/>
        </w:rPr>
        <w:t xml:space="preserve">Knowledge (and applications) from PyImageSearch Gurus modules on facial recognition.</w:t>
      </w:r>
    </w:p>
    <w:p w:rsidR="00000000" w:rsidDel="00000000" w:rsidP="00000000" w:rsidRDefault="00000000" w:rsidRPr="00000000" w14:paraId="0000002C">
      <w:pPr>
        <w:jc w:val="both"/>
        <w:rPr>
          <w:sz w:val="28"/>
          <w:szCs w:val="28"/>
        </w:rPr>
      </w:pPr>
      <w:r w:rsidDel="00000000" w:rsidR="00000000" w:rsidRPr="00000000">
        <w:rPr>
          <w:sz w:val="28"/>
          <w:szCs w:val="28"/>
          <w:rtl w:val="0"/>
        </w:rPr>
        <w:t xml:space="preserve">Amazon Simple Storage Service (S3) for uploading images of intruders to the cloud.</w:t>
      </w:r>
    </w:p>
    <w:p w:rsidR="00000000" w:rsidDel="00000000" w:rsidP="00000000" w:rsidRDefault="00000000" w:rsidRPr="00000000" w14:paraId="0000002D">
      <w:pPr>
        <w:jc w:val="both"/>
        <w:rPr>
          <w:sz w:val="28"/>
          <w:szCs w:val="28"/>
        </w:rPr>
      </w:pPr>
      <w:r w:rsidDel="00000000" w:rsidR="00000000" w:rsidRPr="00000000">
        <w:rPr>
          <w:sz w:val="28"/>
          <w:szCs w:val="28"/>
          <w:rtl w:val="0"/>
        </w:rPr>
        <w:t xml:space="preserve">Twilio API to capture uploaded photos and automatically send them to our smartphone instantly alerts us when intruders enter a sandbox.</w:t>
      </w:r>
    </w:p>
    <w:p w:rsidR="00000000" w:rsidDel="00000000" w:rsidP="00000000" w:rsidRDefault="00000000" w:rsidRPr="00000000" w14:paraId="0000002E">
      <w:pPr>
        <w:jc w:val="both"/>
        <w:rPr>
          <w:sz w:val="28"/>
          <w:szCs w:val="28"/>
        </w:rPr>
      </w:pPr>
      <w:r w:rsidDel="00000000" w:rsidR="00000000" w:rsidRPr="00000000">
        <w:rPr>
          <w:sz w:val="28"/>
          <w:szCs w:val="28"/>
          <w:rtl w:val="0"/>
        </w:rPr>
        <w:t xml:space="preserve">Goals:</w:t>
      </w:r>
    </w:p>
    <w:p w:rsidR="00000000" w:rsidDel="00000000" w:rsidP="00000000" w:rsidRDefault="00000000" w:rsidRPr="00000000" w14:paraId="0000002F">
      <w:pPr>
        <w:jc w:val="both"/>
        <w:rPr>
          <w:sz w:val="28"/>
          <w:szCs w:val="28"/>
        </w:rPr>
      </w:pPr>
      <w:r w:rsidDel="00000000" w:rsidR="00000000" w:rsidRPr="00000000">
        <w:rPr>
          <w:sz w:val="28"/>
          <w:szCs w:val="28"/>
          <w:rtl w:val="0"/>
        </w:rPr>
        <w:t xml:space="preserve">Leveraging our facial recognition knowledge and applying it to Raspberry Pi.</w:t>
      </w:r>
    </w:p>
    <w:p w:rsidR="00000000" w:rsidDel="00000000" w:rsidP="00000000" w:rsidRDefault="00000000" w:rsidRPr="00000000" w14:paraId="00000030">
      <w:pPr>
        <w:jc w:val="both"/>
        <w:rPr>
          <w:sz w:val="28"/>
          <w:szCs w:val="28"/>
        </w:rPr>
      </w:pPr>
      <w:r w:rsidDel="00000000" w:rsidR="00000000" w:rsidRPr="00000000">
        <w:rPr>
          <w:sz w:val="28"/>
          <w:szCs w:val="28"/>
          <w:rtl w:val="0"/>
        </w:rPr>
        <w:t xml:space="preserve">Determining if an intruder has entered the view of the Raspberry Pi camera, and if so:</w:t>
      </w:r>
    </w:p>
    <w:p w:rsidR="00000000" w:rsidDel="00000000" w:rsidP="00000000" w:rsidRDefault="00000000" w:rsidRPr="00000000" w14:paraId="00000031">
      <w:pPr>
        <w:jc w:val="both"/>
        <w:rPr>
          <w:sz w:val="28"/>
          <w:szCs w:val="28"/>
        </w:rPr>
      </w:pPr>
      <w:r w:rsidDel="00000000" w:rsidR="00000000" w:rsidRPr="00000000">
        <w:rPr>
          <w:sz w:val="28"/>
          <w:szCs w:val="28"/>
          <w:rtl w:val="0"/>
        </w:rPr>
        <w:t xml:space="preserve">Uploading a photo of the intruder to Amazon S3.</w:t>
      </w:r>
    </w:p>
    <w:p w:rsidR="00000000" w:rsidDel="00000000" w:rsidP="00000000" w:rsidRDefault="00000000" w:rsidRPr="00000000" w14:paraId="00000032">
      <w:pPr>
        <w:jc w:val="both"/>
        <w:rPr>
          <w:sz w:val="28"/>
          <w:szCs w:val="28"/>
        </w:rPr>
      </w:pPr>
      <w:r w:rsidDel="00000000" w:rsidR="00000000" w:rsidRPr="00000000">
        <w:rPr>
          <w:sz w:val="28"/>
          <w:szCs w:val="28"/>
          <w:rtl w:val="0"/>
        </w:rPr>
        <w:t xml:space="preserve">Instant sending of a photo of the intruder to our smartphone.</w:t>
      </w:r>
    </w:p>
    <w:p w:rsidR="00000000" w:rsidDel="00000000" w:rsidP="00000000" w:rsidRDefault="00000000" w:rsidRPr="00000000" w14:paraId="00000033">
      <w:pPr>
        <w:jc w:val="both"/>
        <w:rPr>
          <w:b w:val="1"/>
          <w:sz w:val="28"/>
          <w:szCs w:val="28"/>
        </w:rPr>
      </w:pPr>
      <w:r w:rsidDel="00000000" w:rsidR="00000000" w:rsidRPr="00000000">
        <w:rPr>
          <w:b w:val="1"/>
          <w:sz w:val="28"/>
          <w:szCs w:val="28"/>
          <w:rtl w:val="0"/>
        </w:rPr>
        <w:t xml:space="preserve">Summary</w:t>
      </w:r>
    </w:p>
    <w:p w:rsidR="00000000" w:rsidDel="00000000" w:rsidP="00000000" w:rsidRDefault="00000000" w:rsidRPr="00000000" w14:paraId="00000034">
      <w:pPr>
        <w:jc w:val="both"/>
        <w:rPr>
          <w:sz w:val="28"/>
          <w:szCs w:val="28"/>
        </w:rPr>
      </w:pPr>
      <w:r w:rsidDel="00000000" w:rsidR="00000000" w:rsidRPr="00000000">
        <w:rPr>
          <w:sz w:val="28"/>
          <w:szCs w:val="28"/>
          <w:rtl w:val="0"/>
        </w:rPr>
        <w:t xml:space="preserve">To guard against false positive detections, ensured that the "intruder" was marked "Unknown" for a sufficient number of frames before sending this text message. When implementing code that requires processing a video stream and deriving information from frames, it is good practice to ensure that an event, event, or identification occurs for a predetermined number of frames before sending an alert or taking any other action.</w:t>
      </w:r>
    </w:p>
    <w:p w:rsidR="00000000" w:rsidDel="00000000" w:rsidP="00000000" w:rsidRDefault="00000000" w:rsidRPr="00000000" w14:paraId="00000035">
      <w:pPr>
        <w:jc w:val="both"/>
        <w:rPr>
          <w:sz w:val="28"/>
          <w:szCs w:val="28"/>
        </w:rPr>
      </w:pPr>
      <w:r w:rsidDel="00000000" w:rsidR="00000000" w:rsidRPr="00000000">
        <w:rPr>
          <w:rtl w:val="0"/>
        </w:rPr>
      </w:r>
    </w:p>
    <w:p w:rsidR="00000000" w:rsidDel="00000000" w:rsidP="00000000" w:rsidRDefault="00000000" w:rsidRPr="00000000" w14:paraId="00000036">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37">
      <w:pPr>
        <w:numPr>
          <w:ilvl w:val="0"/>
          <w:numId w:val="11"/>
        </w:numPr>
        <w:ind w:left="720" w:hanging="36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Project Design</w:t>
      </w:r>
      <w:r w:rsidDel="00000000" w:rsidR="00000000" w:rsidRPr="00000000">
        <w:rPr>
          <w:rtl w:val="0"/>
        </w:rPr>
      </w:r>
    </w:p>
    <w:p w:rsidR="00000000" w:rsidDel="00000000" w:rsidP="00000000" w:rsidRDefault="00000000" w:rsidRPr="00000000" w14:paraId="00000038">
      <w:pPr>
        <w:widowControl w:val="0"/>
        <w:spacing w:after="0" w:before="200" w:line="276" w:lineRule="auto"/>
        <w:jc w:val="both"/>
        <w:rPr>
          <w:rFonts w:ascii="Gill Sans" w:cs="Gill Sans" w:eastAsia="Gill Sans" w:hAnsi="Gill Sans"/>
          <w:color w:val="262626"/>
          <w:sz w:val="26"/>
          <w:szCs w:val="26"/>
        </w:rPr>
      </w:pPr>
      <w:r w:rsidDel="00000000" w:rsidR="00000000" w:rsidRPr="00000000">
        <w:rPr>
          <w:rFonts w:ascii="Gill Sans" w:cs="Gill Sans" w:eastAsia="Gill Sans" w:hAnsi="Gill Sans"/>
          <w:color w:val="262626"/>
          <w:sz w:val="26"/>
          <w:szCs w:val="26"/>
          <w:rtl w:val="0"/>
        </w:rPr>
        <w:t xml:space="preserve">Hardware Limits: ESP32 is good for basic applications like just for video streaming but it's not good enough for face recognition or detection. The camera fps is very low when face detection or recognition is on.</w:t>
      </w:r>
    </w:p>
    <w:p w:rsidR="00000000" w:rsidDel="00000000" w:rsidP="00000000" w:rsidRDefault="00000000" w:rsidRPr="00000000" w14:paraId="00000039">
      <w:pPr>
        <w:widowControl w:val="0"/>
        <w:spacing w:after="0" w:before="200" w:line="276" w:lineRule="auto"/>
        <w:jc w:val="both"/>
        <w:rPr>
          <w:rFonts w:ascii="Gill Sans" w:cs="Gill Sans" w:eastAsia="Gill Sans" w:hAnsi="Gill Sans"/>
          <w:color w:val="262626"/>
          <w:sz w:val="26"/>
          <w:szCs w:val="26"/>
        </w:rPr>
      </w:pPr>
      <w:r w:rsidDel="00000000" w:rsidR="00000000" w:rsidRPr="00000000">
        <w:rPr>
          <w:rFonts w:ascii="Gill Sans" w:cs="Gill Sans" w:eastAsia="Gill Sans" w:hAnsi="Gill Sans"/>
          <w:color w:val="262626"/>
          <w:sz w:val="26"/>
          <w:szCs w:val="26"/>
          <w:rtl w:val="0"/>
        </w:rPr>
        <w:t xml:space="preserve">Software limits: We used C++ for our project and it is harder compared to Python. It would be better if we could use Python but Ardunio doesn’t support Python.</w:t>
      </w:r>
    </w:p>
    <w:p w:rsidR="00000000" w:rsidDel="00000000" w:rsidP="00000000" w:rsidRDefault="00000000" w:rsidRPr="00000000" w14:paraId="0000003A">
      <w:pPr>
        <w:widowControl w:val="0"/>
        <w:spacing w:after="0" w:before="200" w:line="276" w:lineRule="auto"/>
        <w:jc w:val="both"/>
        <w:rPr>
          <w:sz w:val="26"/>
          <w:szCs w:val="26"/>
        </w:rPr>
      </w:pPr>
      <w:r w:rsidDel="00000000" w:rsidR="00000000" w:rsidRPr="00000000">
        <w:rPr>
          <w:rFonts w:ascii="Gill Sans" w:cs="Gill Sans" w:eastAsia="Gill Sans" w:hAnsi="Gill Sans"/>
          <w:color w:val="262626"/>
          <w:sz w:val="26"/>
          <w:szCs w:val="26"/>
          <w:rtl w:val="0"/>
        </w:rPr>
        <w:t xml:space="preserve">Another software limit is that we couldn’t use database or we couldn’t use Machine Learning Algorithms or create a new dataset for face detection because ESP32 is not capable of these. </w:t>
      </w:r>
      <w:r w:rsidDel="00000000" w:rsidR="00000000" w:rsidRPr="00000000">
        <w:rPr>
          <w:rtl w:val="0"/>
        </w:rPr>
      </w:r>
    </w:p>
    <w:p w:rsidR="00000000" w:rsidDel="00000000" w:rsidP="00000000" w:rsidRDefault="00000000" w:rsidRPr="00000000" w14:paraId="0000003B">
      <w:pPr>
        <w:jc w:val="both"/>
        <w:rPr>
          <w:rFonts w:ascii="Calibri" w:cs="Calibri" w:eastAsia="Calibri" w:hAnsi="Calibri"/>
          <w:sz w:val="26"/>
          <w:szCs w:val="26"/>
        </w:rPr>
      </w:pPr>
      <w:r w:rsidDel="00000000" w:rsidR="00000000" w:rsidRPr="00000000">
        <w:rPr>
          <w:rtl w:val="0"/>
        </w:rPr>
      </w:r>
    </w:p>
    <w:p w:rsidR="00000000" w:rsidDel="00000000" w:rsidP="00000000" w:rsidRDefault="00000000" w:rsidRPr="00000000" w14:paraId="0000003C">
      <w:pPr>
        <w:jc w:val="both"/>
        <w:rPr>
          <w:sz w:val="28"/>
          <w:szCs w:val="28"/>
        </w:rPr>
      </w:pPr>
      <w:r w:rsidDel="00000000" w:rsidR="00000000" w:rsidRPr="00000000">
        <w:rPr>
          <w:rtl w:val="0"/>
        </w:rPr>
      </w:r>
    </w:p>
    <w:p w:rsidR="00000000" w:rsidDel="00000000" w:rsidP="00000000" w:rsidRDefault="00000000" w:rsidRPr="00000000" w14:paraId="0000003D">
      <w:pPr>
        <w:jc w:val="both"/>
        <w:rPr>
          <w:sz w:val="28"/>
          <w:szCs w:val="28"/>
        </w:rPr>
      </w:pPr>
      <w:r w:rsidDel="00000000" w:rsidR="00000000" w:rsidRPr="00000000">
        <w:rPr>
          <w:rtl w:val="0"/>
        </w:rPr>
      </w:r>
    </w:p>
    <w:p w:rsidR="00000000" w:rsidDel="00000000" w:rsidP="00000000" w:rsidRDefault="00000000" w:rsidRPr="00000000" w14:paraId="0000003E">
      <w:pPr>
        <w:jc w:val="both"/>
        <w:rPr>
          <w:sz w:val="28"/>
          <w:szCs w:val="28"/>
        </w:rPr>
      </w:pPr>
      <w:r w:rsidDel="00000000" w:rsidR="00000000" w:rsidRPr="00000000">
        <w:rPr>
          <w:rtl w:val="0"/>
        </w:rPr>
      </w:r>
    </w:p>
    <w:p w:rsidR="00000000" w:rsidDel="00000000" w:rsidP="00000000" w:rsidRDefault="00000000" w:rsidRPr="00000000" w14:paraId="0000003F">
      <w:pPr>
        <w:jc w:val="both"/>
        <w:rPr>
          <w:sz w:val="28"/>
          <w:szCs w:val="28"/>
        </w:rPr>
      </w:pPr>
      <w:r w:rsidDel="00000000" w:rsidR="00000000" w:rsidRPr="00000000">
        <w:rPr>
          <w:rtl w:val="0"/>
        </w:rPr>
      </w:r>
    </w:p>
    <w:p w:rsidR="00000000" w:rsidDel="00000000" w:rsidP="00000000" w:rsidRDefault="00000000" w:rsidRPr="00000000" w14:paraId="00000040">
      <w:pPr>
        <w:jc w:val="both"/>
        <w:rPr>
          <w:sz w:val="28"/>
          <w:szCs w:val="28"/>
        </w:rPr>
      </w:pPr>
      <w:r w:rsidDel="00000000" w:rsidR="00000000" w:rsidRPr="00000000">
        <w:rPr>
          <w:rtl w:val="0"/>
        </w:rPr>
      </w:r>
    </w:p>
    <w:p w:rsidR="00000000" w:rsidDel="00000000" w:rsidP="00000000" w:rsidRDefault="00000000" w:rsidRPr="00000000" w14:paraId="00000041">
      <w:pPr>
        <w:jc w:val="both"/>
        <w:rPr>
          <w:sz w:val="28"/>
          <w:szCs w:val="28"/>
        </w:rPr>
      </w:pPr>
      <w:r w:rsidDel="00000000" w:rsidR="00000000" w:rsidRPr="00000000">
        <w:rPr>
          <w:rtl w:val="0"/>
        </w:rPr>
      </w:r>
    </w:p>
    <w:p w:rsidR="00000000" w:rsidDel="00000000" w:rsidP="00000000" w:rsidRDefault="00000000" w:rsidRPr="00000000" w14:paraId="00000042">
      <w:pPr>
        <w:jc w:val="both"/>
        <w:rPr>
          <w:sz w:val="28"/>
          <w:szCs w:val="28"/>
        </w:rPr>
      </w:pPr>
      <w:r w:rsidDel="00000000" w:rsidR="00000000" w:rsidRPr="00000000">
        <w:rPr>
          <w:rtl w:val="0"/>
        </w:rPr>
      </w:r>
    </w:p>
    <w:p w:rsidR="00000000" w:rsidDel="00000000" w:rsidP="00000000" w:rsidRDefault="00000000" w:rsidRPr="00000000" w14:paraId="00000043">
      <w:pPr>
        <w:jc w:val="both"/>
        <w:rPr>
          <w:sz w:val="28"/>
          <w:szCs w:val="28"/>
        </w:rPr>
      </w:pPr>
      <w:r w:rsidDel="00000000" w:rsidR="00000000" w:rsidRPr="00000000">
        <w:rPr>
          <w:rtl w:val="0"/>
        </w:rPr>
      </w:r>
    </w:p>
    <w:p w:rsidR="00000000" w:rsidDel="00000000" w:rsidP="00000000" w:rsidRDefault="00000000" w:rsidRPr="00000000" w14:paraId="00000044">
      <w:pPr>
        <w:jc w:val="both"/>
        <w:rPr>
          <w:sz w:val="28"/>
          <w:szCs w:val="28"/>
        </w:rPr>
      </w:pPr>
      <w:r w:rsidDel="00000000" w:rsidR="00000000" w:rsidRPr="00000000">
        <w:rPr>
          <w:rtl w:val="0"/>
        </w:rPr>
      </w:r>
    </w:p>
    <w:p w:rsidR="00000000" w:rsidDel="00000000" w:rsidP="00000000" w:rsidRDefault="00000000" w:rsidRPr="00000000" w14:paraId="00000045">
      <w:pPr>
        <w:jc w:val="both"/>
        <w:rPr>
          <w:sz w:val="28"/>
          <w:szCs w:val="28"/>
        </w:rPr>
      </w:pPr>
      <w:r w:rsidDel="00000000" w:rsidR="00000000" w:rsidRPr="00000000">
        <w:rPr>
          <w:rtl w:val="0"/>
        </w:rPr>
      </w:r>
    </w:p>
    <w:p w:rsidR="00000000" w:rsidDel="00000000" w:rsidP="00000000" w:rsidRDefault="00000000" w:rsidRPr="00000000" w14:paraId="00000046">
      <w:pPr>
        <w:numPr>
          <w:ilvl w:val="0"/>
          <w:numId w:val="1"/>
        </w:numPr>
        <w:ind w:left="1080" w:hanging="720"/>
        <w:rPr>
          <w:b w:val="1"/>
          <w:sz w:val="28"/>
          <w:szCs w:val="28"/>
        </w:rPr>
      </w:pPr>
      <w:r w:rsidDel="00000000" w:rsidR="00000000" w:rsidRPr="00000000">
        <w:rPr>
          <w:b w:val="1"/>
          <w:sz w:val="28"/>
          <w:szCs w:val="28"/>
          <w:rtl w:val="0"/>
        </w:rPr>
        <w:t xml:space="preserve">Project Layout</w:t>
      </w:r>
    </w:p>
    <w:p w:rsidR="00000000" w:rsidDel="00000000" w:rsidP="00000000" w:rsidRDefault="00000000" w:rsidRPr="00000000" w14:paraId="00000047">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8">
      <w:pPr>
        <w:keepNext w:val="1"/>
        <w:jc w:val="both"/>
        <w:rPr>
          <w:rFonts w:ascii="Calibri" w:cs="Calibri" w:eastAsia="Calibri" w:hAnsi="Calibri"/>
        </w:rPr>
      </w:pPr>
      <w:r w:rsidDel="00000000" w:rsidR="00000000" w:rsidRPr="00000000">
        <w:rPr/>
        <w:drawing>
          <wp:inline distB="114300" distT="114300" distL="114300" distR="114300">
            <wp:extent cx="5760410" cy="3289300"/>
            <wp:effectExtent b="0" l="0" r="0" t="0"/>
            <wp:docPr id="3" name="image6.jpg"/>
            <a:graphic>
              <a:graphicData uri="http://schemas.openxmlformats.org/drawingml/2006/picture">
                <pic:pic>
                  <pic:nvPicPr>
                    <pic:cNvPr id="0" name="image6.jpg"/>
                    <pic:cNvPicPr preferRelativeResize="0"/>
                  </pic:nvPicPr>
                  <pic:blipFill>
                    <a:blip r:embed="rId11"/>
                    <a:srcRect b="0" l="0" r="0" t="0"/>
                    <a:stretch>
                      <a:fillRect/>
                    </a:stretch>
                  </pic:blipFill>
                  <pic:spPr>
                    <a:xfrm>
                      <a:off x="0" y="0"/>
                      <a:ext cx="5760410" cy="328930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after="200" w:line="240" w:lineRule="auto"/>
        <w:jc w:val="center"/>
        <w:rPr>
          <w:rFonts w:ascii="Calibri" w:cs="Calibri" w:eastAsia="Calibri" w:hAnsi="Calibri"/>
          <w:i w:val="1"/>
          <w:sz w:val="28"/>
          <w:szCs w:val="28"/>
        </w:rPr>
      </w:pPr>
      <w:r w:rsidDel="00000000" w:rsidR="00000000" w:rsidRPr="00000000">
        <w:rPr>
          <w:rFonts w:ascii="Calibri" w:cs="Calibri" w:eastAsia="Calibri" w:hAnsi="Calibri"/>
          <w:i w:val="1"/>
          <w:sz w:val="18"/>
          <w:szCs w:val="18"/>
          <w:rtl w:val="0"/>
        </w:rPr>
        <w:t xml:space="preserve">Figure 1 – Just a sample to see how to demonstrate an infographic</w:t>
      </w:r>
      <w:r w:rsidDel="00000000" w:rsidR="00000000" w:rsidRPr="00000000">
        <w:rPr>
          <w:rtl w:val="0"/>
        </w:rPr>
      </w:r>
    </w:p>
    <w:p w:rsidR="00000000" w:rsidDel="00000000" w:rsidP="00000000" w:rsidRDefault="00000000" w:rsidRPr="00000000" w14:paraId="0000004A">
      <w:pPr>
        <w:jc w:val="both"/>
        <w:rPr>
          <w:rFonts w:ascii="Calibri" w:cs="Calibri" w:eastAsia="Calibri" w:hAnsi="Calibri"/>
          <w:sz w:val="28"/>
          <w:szCs w:val="28"/>
        </w:rPr>
      </w:pPr>
      <w:r w:rsidDel="00000000" w:rsidR="00000000" w:rsidRPr="00000000">
        <w:rPr>
          <w:rtl w:val="0"/>
        </w:rPr>
      </w:r>
    </w:p>
    <w:sdt>
      <w:sdtPr>
        <w:tag w:val="goog_rdk_2"/>
      </w:sdtPr>
      <w:sdtContent>
        <w:p w:rsidR="00000000" w:rsidDel="00000000" w:rsidP="00000000" w:rsidRDefault="00000000" w:rsidRPr="00000000" w14:paraId="0000004B">
          <w:pPr>
            <w:jc w:val="both"/>
            <w:rPr>
              <w:ins w:author="Esmanur ALİCAN" w:id="0" w:date="2022-05-24T22:35:11Z"/>
              <w:rFonts w:ascii="Calibri" w:cs="Calibri" w:eastAsia="Calibri" w:hAnsi="Calibri"/>
              <w:sz w:val="28"/>
              <w:szCs w:val="28"/>
            </w:rPr>
          </w:pPr>
          <w:sdt>
            <w:sdtPr>
              <w:tag w:val="goog_rdk_1"/>
            </w:sdtPr>
            <w:sdtContent>
              <w:ins w:author="Esmanur ALİCAN" w:id="0" w:date="2022-05-24T22:35:11Z">
                <w:r w:rsidDel="00000000" w:rsidR="00000000" w:rsidRPr="00000000">
                  <w:rPr>
                    <w:rtl w:val="0"/>
                  </w:rPr>
                </w:r>
              </w:ins>
            </w:sdtContent>
          </w:sdt>
        </w:p>
      </w:sdtContent>
    </w:sdt>
    <w:sdt>
      <w:sdtPr>
        <w:tag w:val="goog_rdk_4"/>
      </w:sdtPr>
      <w:sdtContent>
        <w:p w:rsidR="00000000" w:rsidDel="00000000" w:rsidP="00000000" w:rsidRDefault="00000000" w:rsidRPr="00000000" w14:paraId="0000004C">
          <w:pPr>
            <w:jc w:val="both"/>
            <w:rPr>
              <w:ins w:author="Esmanur ALİCAN" w:id="0" w:date="2022-05-24T22:35:11Z"/>
              <w:rFonts w:ascii="Calibri" w:cs="Calibri" w:eastAsia="Calibri" w:hAnsi="Calibri"/>
              <w:sz w:val="28"/>
              <w:szCs w:val="28"/>
            </w:rPr>
          </w:pPr>
          <w:sdt>
            <w:sdtPr>
              <w:tag w:val="goog_rdk_3"/>
            </w:sdtPr>
            <w:sdtContent>
              <w:ins w:author="Esmanur ALİCAN" w:id="0" w:date="2022-05-24T22:35:11Z">
                <w:r w:rsidDel="00000000" w:rsidR="00000000" w:rsidRPr="00000000">
                  <w:rPr>
                    <w:rtl w:val="0"/>
                  </w:rPr>
                </w:r>
              </w:ins>
            </w:sdtContent>
          </w:sdt>
        </w:p>
      </w:sdtContent>
    </w:sdt>
    <w:sdt>
      <w:sdtPr>
        <w:tag w:val="goog_rdk_6"/>
      </w:sdtPr>
      <w:sdtContent>
        <w:p w:rsidR="00000000" w:rsidDel="00000000" w:rsidP="00000000" w:rsidRDefault="00000000" w:rsidRPr="00000000" w14:paraId="0000004D">
          <w:pPr>
            <w:jc w:val="both"/>
            <w:rPr>
              <w:ins w:author="Esmanur ALİCAN" w:id="0" w:date="2022-05-24T22:35:11Z"/>
              <w:rFonts w:ascii="Calibri" w:cs="Calibri" w:eastAsia="Calibri" w:hAnsi="Calibri"/>
              <w:sz w:val="28"/>
              <w:szCs w:val="28"/>
            </w:rPr>
          </w:pPr>
          <w:sdt>
            <w:sdtPr>
              <w:tag w:val="goog_rdk_5"/>
            </w:sdtPr>
            <w:sdtContent>
              <w:ins w:author="Esmanur ALİCAN" w:id="0" w:date="2022-05-24T22:35:11Z">
                <w:r w:rsidDel="00000000" w:rsidR="00000000" w:rsidRPr="00000000">
                  <w:rPr>
                    <w:rtl w:val="0"/>
                  </w:rPr>
                </w:r>
              </w:ins>
            </w:sdtContent>
          </w:sdt>
        </w:p>
      </w:sdtContent>
    </w:sdt>
    <w:sdt>
      <w:sdtPr>
        <w:tag w:val="goog_rdk_8"/>
      </w:sdtPr>
      <w:sdtContent>
        <w:p w:rsidR="00000000" w:rsidDel="00000000" w:rsidP="00000000" w:rsidRDefault="00000000" w:rsidRPr="00000000" w14:paraId="0000004E">
          <w:pPr>
            <w:jc w:val="both"/>
            <w:rPr>
              <w:ins w:author="Esmanur ALİCAN" w:id="0" w:date="2022-05-24T22:35:11Z"/>
              <w:rFonts w:ascii="Calibri" w:cs="Calibri" w:eastAsia="Calibri" w:hAnsi="Calibri"/>
              <w:sz w:val="28"/>
              <w:szCs w:val="28"/>
            </w:rPr>
          </w:pPr>
          <w:sdt>
            <w:sdtPr>
              <w:tag w:val="goog_rdk_7"/>
            </w:sdtPr>
            <w:sdtContent>
              <w:ins w:author="Esmanur ALİCAN" w:id="0" w:date="2022-05-24T22:35:11Z">
                <w:r w:rsidDel="00000000" w:rsidR="00000000" w:rsidRPr="00000000">
                  <w:rPr>
                    <w:rtl w:val="0"/>
                  </w:rPr>
                </w:r>
              </w:ins>
            </w:sdtContent>
          </w:sdt>
        </w:p>
      </w:sdtContent>
    </w:sdt>
    <w:sdt>
      <w:sdtPr>
        <w:tag w:val="goog_rdk_10"/>
      </w:sdtPr>
      <w:sdtContent>
        <w:p w:rsidR="00000000" w:rsidDel="00000000" w:rsidP="00000000" w:rsidRDefault="00000000" w:rsidRPr="00000000" w14:paraId="0000004F">
          <w:pPr>
            <w:jc w:val="both"/>
            <w:rPr>
              <w:ins w:author="Esmanur ALİCAN" w:id="0" w:date="2022-05-24T22:35:11Z"/>
              <w:rFonts w:ascii="Calibri" w:cs="Calibri" w:eastAsia="Calibri" w:hAnsi="Calibri"/>
              <w:sz w:val="28"/>
              <w:szCs w:val="28"/>
            </w:rPr>
          </w:pPr>
          <w:sdt>
            <w:sdtPr>
              <w:tag w:val="goog_rdk_9"/>
            </w:sdtPr>
            <w:sdtContent>
              <w:ins w:author="Esmanur ALİCAN" w:id="0" w:date="2022-05-24T22:35:11Z">
                <w:r w:rsidDel="00000000" w:rsidR="00000000" w:rsidRPr="00000000">
                  <w:rPr>
                    <w:rtl w:val="0"/>
                  </w:rPr>
                </w:r>
              </w:ins>
            </w:sdtContent>
          </w:sdt>
        </w:p>
      </w:sdtContent>
    </w:sdt>
    <w:sdt>
      <w:sdtPr>
        <w:tag w:val="goog_rdk_12"/>
      </w:sdtPr>
      <w:sdtContent>
        <w:p w:rsidR="00000000" w:rsidDel="00000000" w:rsidP="00000000" w:rsidRDefault="00000000" w:rsidRPr="00000000" w14:paraId="00000050">
          <w:pPr>
            <w:jc w:val="both"/>
            <w:rPr>
              <w:ins w:author="Esmanur ALİCAN" w:id="0" w:date="2022-05-24T22:35:11Z"/>
              <w:rFonts w:ascii="Calibri" w:cs="Calibri" w:eastAsia="Calibri" w:hAnsi="Calibri"/>
              <w:sz w:val="28"/>
              <w:szCs w:val="28"/>
            </w:rPr>
          </w:pPr>
          <w:sdt>
            <w:sdtPr>
              <w:tag w:val="goog_rdk_11"/>
            </w:sdtPr>
            <w:sdtContent>
              <w:ins w:author="Esmanur ALİCAN" w:id="0" w:date="2022-05-24T22:35:11Z">
                <w:r w:rsidDel="00000000" w:rsidR="00000000" w:rsidRPr="00000000">
                  <w:rPr>
                    <w:rtl w:val="0"/>
                  </w:rPr>
                </w:r>
              </w:ins>
            </w:sdtContent>
          </w:sdt>
        </w:p>
      </w:sdtContent>
    </w:sdt>
    <w:sdt>
      <w:sdtPr>
        <w:tag w:val="goog_rdk_14"/>
      </w:sdtPr>
      <w:sdtContent>
        <w:p w:rsidR="00000000" w:rsidDel="00000000" w:rsidP="00000000" w:rsidRDefault="00000000" w:rsidRPr="00000000" w14:paraId="00000051">
          <w:pPr>
            <w:jc w:val="both"/>
            <w:rPr>
              <w:ins w:author="Esmanur ALİCAN" w:id="0" w:date="2022-05-24T22:35:11Z"/>
              <w:rFonts w:ascii="Calibri" w:cs="Calibri" w:eastAsia="Calibri" w:hAnsi="Calibri"/>
              <w:sz w:val="28"/>
              <w:szCs w:val="28"/>
            </w:rPr>
          </w:pPr>
          <w:sdt>
            <w:sdtPr>
              <w:tag w:val="goog_rdk_13"/>
            </w:sdtPr>
            <w:sdtContent>
              <w:ins w:author="Esmanur ALİCAN" w:id="0" w:date="2022-05-24T22:35:11Z">
                <w:r w:rsidDel="00000000" w:rsidR="00000000" w:rsidRPr="00000000">
                  <w:rPr>
                    <w:rtl w:val="0"/>
                  </w:rPr>
                </w:r>
              </w:ins>
            </w:sdtContent>
          </w:sdt>
        </w:p>
      </w:sdtContent>
    </w:sdt>
    <w:sdt>
      <w:sdtPr>
        <w:tag w:val="goog_rdk_16"/>
      </w:sdtPr>
      <w:sdtContent>
        <w:p w:rsidR="00000000" w:rsidDel="00000000" w:rsidP="00000000" w:rsidRDefault="00000000" w:rsidRPr="00000000" w14:paraId="00000052">
          <w:pPr>
            <w:jc w:val="both"/>
            <w:rPr>
              <w:ins w:author="Esmanur ALİCAN" w:id="0" w:date="2022-05-24T22:35:11Z"/>
              <w:rFonts w:ascii="Calibri" w:cs="Calibri" w:eastAsia="Calibri" w:hAnsi="Calibri"/>
              <w:sz w:val="28"/>
              <w:szCs w:val="28"/>
            </w:rPr>
          </w:pPr>
          <w:sdt>
            <w:sdtPr>
              <w:tag w:val="goog_rdk_15"/>
            </w:sdtPr>
            <w:sdtContent>
              <w:ins w:author="Esmanur ALİCAN" w:id="0" w:date="2022-05-24T22:35:11Z">
                <w:r w:rsidDel="00000000" w:rsidR="00000000" w:rsidRPr="00000000">
                  <w:rPr>
                    <w:rtl w:val="0"/>
                  </w:rPr>
                </w:r>
              </w:ins>
            </w:sdtContent>
          </w:sdt>
        </w:p>
      </w:sdtContent>
    </w:sdt>
    <w:sdt>
      <w:sdtPr>
        <w:tag w:val="goog_rdk_18"/>
      </w:sdtPr>
      <w:sdtContent>
        <w:p w:rsidR="00000000" w:rsidDel="00000000" w:rsidP="00000000" w:rsidRDefault="00000000" w:rsidRPr="00000000" w14:paraId="00000053">
          <w:pPr>
            <w:jc w:val="both"/>
            <w:rPr>
              <w:ins w:author="Esmanur ALİCAN" w:id="0" w:date="2022-05-24T22:35:11Z"/>
              <w:rFonts w:ascii="Calibri" w:cs="Calibri" w:eastAsia="Calibri" w:hAnsi="Calibri"/>
              <w:sz w:val="28"/>
              <w:szCs w:val="28"/>
            </w:rPr>
          </w:pPr>
          <w:sdt>
            <w:sdtPr>
              <w:tag w:val="goog_rdk_17"/>
            </w:sdtPr>
            <w:sdtContent>
              <w:ins w:author="Esmanur ALİCAN" w:id="0" w:date="2022-05-24T22:35:11Z">
                <w:r w:rsidDel="00000000" w:rsidR="00000000" w:rsidRPr="00000000">
                  <w:rPr>
                    <w:rtl w:val="0"/>
                  </w:rPr>
                </w:r>
              </w:ins>
            </w:sdtContent>
          </w:sdt>
        </w:p>
      </w:sdtContent>
    </w:sdt>
    <w:sdt>
      <w:sdtPr>
        <w:tag w:val="goog_rdk_20"/>
      </w:sdtPr>
      <w:sdtContent>
        <w:p w:rsidR="00000000" w:rsidDel="00000000" w:rsidP="00000000" w:rsidRDefault="00000000" w:rsidRPr="00000000" w14:paraId="00000054">
          <w:pPr>
            <w:jc w:val="both"/>
            <w:rPr>
              <w:ins w:author="Esmanur ALİCAN" w:id="0" w:date="2022-05-24T22:35:11Z"/>
              <w:rFonts w:ascii="Calibri" w:cs="Calibri" w:eastAsia="Calibri" w:hAnsi="Calibri"/>
              <w:sz w:val="28"/>
              <w:szCs w:val="28"/>
            </w:rPr>
          </w:pPr>
          <w:sdt>
            <w:sdtPr>
              <w:tag w:val="goog_rdk_19"/>
            </w:sdtPr>
            <w:sdtContent>
              <w:ins w:author="Esmanur ALİCAN" w:id="0" w:date="2022-05-24T22:35:11Z">
                <w:r w:rsidDel="00000000" w:rsidR="00000000" w:rsidRPr="00000000">
                  <w:rPr>
                    <w:rtl w:val="0"/>
                  </w:rPr>
                </w:r>
              </w:ins>
            </w:sdtContent>
          </w:sdt>
        </w:p>
      </w:sdtContent>
    </w:sdt>
    <w:sdt>
      <w:sdtPr>
        <w:tag w:val="goog_rdk_22"/>
      </w:sdtPr>
      <w:sdtContent>
        <w:p w:rsidR="00000000" w:rsidDel="00000000" w:rsidP="00000000" w:rsidRDefault="00000000" w:rsidRPr="00000000" w14:paraId="00000055">
          <w:pPr>
            <w:jc w:val="both"/>
            <w:rPr>
              <w:ins w:author="Esmanur ALİCAN" w:id="0" w:date="2022-05-24T22:35:11Z"/>
              <w:rFonts w:ascii="Calibri" w:cs="Calibri" w:eastAsia="Calibri" w:hAnsi="Calibri"/>
              <w:sz w:val="28"/>
              <w:szCs w:val="28"/>
            </w:rPr>
          </w:pPr>
          <w:sdt>
            <w:sdtPr>
              <w:tag w:val="goog_rdk_21"/>
            </w:sdtPr>
            <w:sdtContent>
              <w:ins w:author="Esmanur ALİCAN" w:id="0" w:date="2022-05-24T22:35:11Z">
                <w:r w:rsidDel="00000000" w:rsidR="00000000" w:rsidRPr="00000000">
                  <w:rPr>
                    <w:rtl w:val="0"/>
                  </w:rPr>
                </w:r>
              </w:ins>
            </w:sdtContent>
          </w:sdt>
        </w:p>
      </w:sdtContent>
    </w:sdt>
    <w:p w:rsidR="00000000" w:rsidDel="00000000" w:rsidP="00000000" w:rsidRDefault="00000000" w:rsidRPr="00000000" w14:paraId="00000056">
      <w:pPr>
        <w:jc w:val="both"/>
        <w:rPr>
          <w:sz w:val="28"/>
          <w:szCs w:val="28"/>
        </w:rPr>
      </w:pPr>
      <w:r w:rsidDel="00000000" w:rsidR="00000000" w:rsidRPr="00000000">
        <w:rPr>
          <w:rtl w:val="0"/>
        </w:rPr>
      </w:r>
    </w:p>
    <w:p w:rsidR="00000000" w:rsidDel="00000000" w:rsidP="00000000" w:rsidRDefault="00000000" w:rsidRPr="00000000" w14:paraId="00000057">
      <w:pPr>
        <w:jc w:val="both"/>
        <w:rPr>
          <w:sz w:val="28"/>
          <w:szCs w:val="28"/>
        </w:rPr>
      </w:pPr>
      <w:r w:rsidDel="00000000" w:rsidR="00000000" w:rsidRPr="00000000">
        <w:rPr>
          <w:rtl w:val="0"/>
        </w:rPr>
      </w:r>
    </w:p>
    <w:p w:rsidR="00000000" w:rsidDel="00000000" w:rsidP="00000000" w:rsidRDefault="00000000" w:rsidRPr="00000000" w14:paraId="00000058">
      <w:pPr>
        <w:jc w:val="left"/>
        <w:rPr/>
      </w:pPr>
      <w:r w:rsidDel="00000000" w:rsidR="00000000" w:rsidRPr="00000000">
        <w:rPr>
          <w:b w:val="1"/>
          <w:sz w:val="28"/>
          <w:szCs w:val="28"/>
          <w:rtl w:val="0"/>
        </w:rPr>
        <w:t xml:space="preserve">Project Mechanism</w:t>
      </w:r>
      <w:r w:rsidDel="00000000" w:rsidR="00000000" w:rsidRPr="00000000">
        <w:rPr>
          <w:rtl w:val="0"/>
        </w:rPr>
      </w:r>
    </w:p>
    <w:p w:rsidR="00000000" w:rsidDel="00000000" w:rsidP="00000000" w:rsidRDefault="00000000" w:rsidRPr="00000000" w14:paraId="00000059">
      <w:pPr>
        <w:jc w:val="center"/>
        <w:rPr/>
      </w:pPr>
      <w:r w:rsidDel="00000000" w:rsidR="00000000" w:rsidRPr="00000000">
        <w:rPr>
          <w:rtl w:val="0"/>
        </w:rPr>
      </w:r>
    </w:p>
    <w:p w:rsidR="00000000" w:rsidDel="00000000" w:rsidP="00000000" w:rsidRDefault="00000000" w:rsidRPr="00000000" w14:paraId="0000005A">
      <w:pPr>
        <w:jc w:val="center"/>
        <w:rPr/>
      </w:pPr>
      <w:r w:rsidDel="00000000" w:rsidR="00000000" w:rsidRPr="00000000">
        <w:rPr/>
        <w:drawing>
          <wp:inline distB="114300" distT="114300" distL="114300" distR="114300">
            <wp:extent cx="4581843" cy="5657250"/>
            <wp:effectExtent b="0" l="0" r="0" t="0"/>
            <wp:docPr id="4" name="image5.jpg"/>
            <a:graphic>
              <a:graphicData uri="http://schemas.openxmlformats.org/drawingml/2006/picture">
                <pic:pic>
                  <pic:nvPicPr>
                    <pic:cNvPr id="0" name="image5.jpg"/>
                    <pic:cNvPicPr preferRelativeResize="0"/>
                  </pic:nvPicPr>
                  <pic:blipFill>
                    <a:blip r:embed="rId12"/>
                    <a:srcRect b="0" l="0" r="0" t="0"/>
                    <a:stretch>
                      <a:fillRect/>
                    </a:stretch>
                  </pic:blipFill>
                  <pic:spPr>
                    <a:xfrm>
                      <a:off x="0" y="0"/>
                      <a:ext cx="4581843" cy="565725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spacing w:after="200" w:line="240" w:lineRule="auto"/>
        <w:jc w:val="center"/>
        <w:rPr>
          <w:rFonts w:ascii="Calibri" w:cs="Calibri" w:eastAsia="Calibri" w:hAnsi="Calibri"/>
          <w:i w:val="1"/>
          <w:sz w:val="28"/>
          <w:szCs w:val="28"/>
        </w:rPr>
      </w:pPr>
      <w:r w:rsidDel="00000000" w:rsidR="00000000" w:rsidRPr="00000000">
        <w:rPr>
          <w:rFonts w:ascii="Calibri" w:cs="Calibri" w:eastAsia="Calibri" w:hAnsi="Calibri"/>
          <w:i w:val="1"/>
          <w:sz w:val="18"/>
          <w:szCs w:val="18"/>
          <w:rtl w:val="0"/>
        </w:rPr>
        <w:t xml:space="preserve">Figure 2 – </w:t>
      </w:r>
      <w:r w:rsidDel="00000000" w:rsidR="00000000" w:rsidRPr="00000000">
        <w:rPr>
          <w:i w:val="1"/>
          <w:sz w:val="18"/>
          <w:szCs w:val="18"/>
          <w:rtl w:val="0"/>
        </w:rPr>
        <w:t xml:space="preserve">Person tracking  system with device based on ESP32 diagram</w:t>
      </w:r>
      <w:r w:rsidDel="00000000" w:rsidR="00000000" w:rsidRPr="00000000">
        <w:rPr>
          <w:rtl w:val="0"/>
        </w:rPr>
      </w:r>
    </w:p>
    <w:p w:rsidR="00000000" w:rsidDel="00000000" w:rsidP="00000000" w:rsidRDefault="00000000" w:rsidRPr="00000000" w14:paraId="0000005C">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Here, the project mechanism, diagrams and connections will be demonstrated using suitable figures and descriptions.</w:t>
      </w:r>
    </w:p>
    <w:p w:rsidR="00000000" w:rsidDel="00000000" w:rsidP="00000000" w:rsidRDefault="00000000" w:rsidRPr="00000000" w14:paraId="0000005D">
      <w:pPr>
        <w:jc w:val="both"/>
        <w:rPr>
          <w:sz w:val="28"/>
          <w:szCs w:val="28"/>
        </w:rPr>
      </w:pPr>
      <w:r w:rsidDel="00000000" w:rsidR="00000000" w:rsidRPr="00000000">
        <w:rPr>
          <w:rtl w:val="0"/>
        </w:rPr>
      </w:r>
    </w:p>
    <w:p w:rsidR="00000000" w:rsidDel="00000000" w:rsidP="00000000" w:rsidRDefault="00000000" w:rsidRPr="00000000" w14:paraId="0000005E">
      <w:pPr>
        <w:jc w:val="both"/>
        <w:rPr>
          <w:sz w:val="28"/>
          <w:szCs w:val="28"/>
        </w:rPr>
      </w:pPr>
      <w:r w:rsidDel="00000000" w:rsidR="00000000" w:rsidRPr="00000000">
        <w:rPr>
          <w:rtl w:val="0"/>
        </w:rPr>
      </w:r>
    </w:p>
    <w:p w:rsidR="00000000" w:rsidDel="00000000" w:rsidP="00000000" w:rsidRDefault="00000000" w:rsidRPr="00000000" w14:paraId="0000005F">
      <w:pPr>
        <w:keepNext w:val="1"/>
        <w:rPr>
          <w:sz w:val="28"/>
          <w:szCs w:val="28"/>
        </w:rPr>
      </w:pPr>
      <w:r w:rsidDel="00000000" w:rsidR="00000000" w:rsidRPr="00000000">
        <w:rPr>
          <w:rtl w:val="0"/>
        </w:rPr>
      </w:r>
    </w:p>
    <w:p w:rsidR="00000000" w:rsidDel="00000000" w:rsidP="00000000" w:rsidRDefault="00000000" w:rsidRPr="00000000" w14:paraId="00000060">
      <w:pPr>
        <w:rPr>
          <w:b w:val="1"/>
          <w:sz w:val="28"/>
          <w:szCs w:val="28"/>
        </w:rPr>
      </w:pPr>
      <w:r w:rsidDel="00000000" w:rsidR="00000000" w:rsidRPr="00000000">
        <w:rPr>
          <w:rtl w:val="0"/>
        </w:rPr>
      </w:r>
    </w:p>
    <w:p w:rsidR="00000000" w:rsidDel="00000000" w:rsidP="00000000" w:rsidRDefault="00000000" w:rsidRPr="00000000" w14:paraId="00000061">
      <w:pPr>
        <w:numPr>
          <w:ilvl w:val="0"/>
          <w:numId w:val="2"/>
        </w:numPr>
        <w:ind w:left="720" w:hanging="36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Conclusion and Results</w:t>
      </w:r>
      <w:r w:rsidDel="00000000" w:rsidR="00000000" w:rsidRPr="00000000">
        <w:rPr>
          <w:rtl w:val="0"/>
        </w:rPr>
      </w:r>
    </w:p>
    <w:p w:rsidR="00000000" w:rsidDel="00000000" w:rsidP="00000000" w:rsidRDefault="00000000" w:rsidRPr="00000000" w14:paraId="00000062">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This project’s main goal is to provide life safety. To achieve that, we detect the persons face with ESP32 Cam, then start the timer. After 5 </w:t>
      </w:r>
      <w:r w:rsidDel="00000000" w:rsidR="00000000" w:rsidRPr="00000000">
        <w:rPr>
          <w:sz w:val="28"/>
          <w:szCs w:val="28"/>
          <w:rtl w:val="0"/>
        </w:rPr>
        <w:t xml:space="preserve">seconds, </w:t>
      </w:r>
      <w:r w:rsidDel="00000000" w:rsidR="00000000" w:rsidRPr="00000000">
        <w:rPr>
          <w:rFonts w:ascii="Calibri" w:cs="Calibri" w:eastAsia="Calibri" w:hAnsi="Calibri"/>
          <w:sz w:val="28"/>
          <w:szCs w:val="28"/>
          <w:rtl w:val="0"/>
        </w:rPr>
        <w:t xml:space="preserve">the buzzer starts to make alert noise and sends alert message to authorized department. To make buzzer stop, the person should show their face to the camera and leave the place. When the face detected correctly, the buzzer and timer resets and everything is fine.</w:t>
      </w:r>
    </w:p>
    <w:p w:rsidR="00000000" w:rsidDel="00000000" w:rsidP="00000000" w:rsidRDefault="00000000" w:rsidRPr="00000000" w14:paraId="00000063">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We can’t figure out how to send alert </w:t>
      </w:r>
      <w:r w:rsidDel="00000000" w:rsidR="00000000" w:rsidRPr="00000000">
        <w:rPr>
          <w:sz w:val="28"/>
          <w:szCs w:val="28"/>
          <w:rtl w:val="0"/>
        </w:rPr>
        <w:t xml:space="preserve">messages</w:t>
      </w:r>
      <w:r w:rsidDel="00000000" w:rsidR="00000000" w:rsidRPr="00000000">
        <w:rPr>
          <w:rFonts w:ascii="Calibri" w:cs="Calibri" w:eastAsia="Calibri" w:hAnsi="Calibri"/>
          <w:sz w:val="28"/>
          <w:szCs w:val="28"/>
          <w:rtl w:val="0"/>
        </w:rPr>
        <w:t xml:space="preserve"> to authorized </w:t>
      </w:r>
      <w:r w:rsidDel="00000000" w:rsidR="00000000" w:rsidRPr="00000000">
        <w:rPr>
          <w:sz w:val="28"/>
          <w:szCs w:val="28"/>
          <w:rtl w:val="0"/>
        </w:rPr>
        <w:t xml:space="preserve">departments</w:t>
      </w:r>
      <w:r w:rsidDel="00000000" w:rsidR="00000000" w:rsidRPr="00000000">
        <w:rPr>
          <w:rFonts w:ascii="Calibri" w:cs="Calibri" w:eastAsia="Calibri" w:hAnsi="Calibri"/>
          <w:sz w:val="28"/>
          <w:szCs w:val="28"/>
          <w:rtl w:val="0"/>
        </w:rPr>
        <w:t xml:space="preserve"> so couldn’t do that part but this project does all the remaining parts.</w:t>
      </w:r>
    </w:p>
    <w:p w:rsidR="00000000" w:rsidDel="00000000" w:rsidP="00000000" w:rsidRDefault="00000000" w:rsidRPr="00000000" w14:paraId="00000064">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This project provides safe entry to dangerous places and helps to prevent any harm that could happen there.</w:t>
      </w:r>
    </w:p>
    <w:p w:rsidR="00000000" w:rsidDel="00000000" w:rsidP="00000000" w:rsidRDefault="00000000" w:rsidRPr="00000000" w14:paraId="00000065">
      <w:pPr>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6">
      <w:pPr>
        <w:numPr>
          <w:ilvl w:val="0"/>
          <w:numId w:val="3"/>
        </w:numPr>
        <w:ind w:left="720" w:hanging="36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Lesson Learnt</w:t>
      </w:r>
      <w:r w:rsidDel="00000000" w:rsidR="00000000" w:rsidRPr="00000000">
        <w:rPr>
          <w:rtl w:val="0"/>
        </w:rPr>
      </w:r>
    </w:p>
    <w:p w:rsidR="00000000" w:rsidDel="00000000" w:rsidP="00000000" w:rsidRDefault="00000000" w:rsidRPr="00000000" w14:paraId="00000067">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During this project we learnt ;</w:t>
      </w:r>
    </w:p>
    <w:p w:rsidR="00000000" w:rsidDel="00000000" w:rsidP="00000000" w:rsidRDefault="00000000" w:rsidRPr="00000000" w14:paraId="00000068">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How facial recognition systems work and how they are made</w:t>
      </w:r>
    </w:p>
    <w:p w:rsidR="00000000" w:rsidDel="00000000" w:rsidP="00000000" w:rsidRDefault="00000000" w:rsidRPr="00000000" w14:paraId="00000069">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How to do face recognition with OpenCV</w:t>
      </w:r>
    </w:p>
    <w:p w:rsidR="00000000" w:rsidDel="00000000" w:rsidP="00000000" w:rsidRDefault="00000000" w:rsidRPr="00000000" w14:paraId="0000006A">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Usage of the Yolo Algorithm</w:t>
      </w:r>
    </w:p>
    <w:p w:rsidR="00000000" w:rsidDel="00000000" w:rsidP="00000000" w:rsidRDefault="00000000" w:rsidRPr="00000000" w14:paraId="0000006B">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integrated circuit design</w:t>
      </w:r>
    </w:p>
    <w:p w:rsidR="00000000" w:rsidDel="00000000" w:rsidP="00000000" w:rsidRDefault="00000000" w:rsidRPr="00000000" w14:paraId="0000006C">
      <w:pPr>
        <w:keepNext w:val="0"/>
        <w:keepLines w:val="0"/>
        <w:pageBreakBefore w:val="0"/>
        <w:widowControl w:val="1"/>
        <w:numPr>
          <w:ilvl w:val="0"/>
          <w:numId w:val="6"/>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how this system is integrated into the board.</w:t>
      </w:r>
    </w:p>
    <w:p w:rsidR="00000000" w:rsidDel="00000000" w:rsidP="00000000" w:rsidRDefault="00000000" w:rsidRPr="00000000" w14:paraId="0000006D">
      <w:pPr>
        <w:jc w:val="both"/>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What we learned about embedded systems;</w:t>
      </w:r>
    </w:p>
    <w:p w:rsidR="00000000" w:rsidDel="00000000" w:rsidP="00000000" w:rsidRDefault="00000000" w:rsidRPr="00000000" w14:paraId="0000006E">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59" w:lineRule="auto"/>
        <w:ind w:left="720" w:right="0" w:hanging="360"/>
        <w:jc w:val="both"/>
        <w:rPr>
          <w:rFonts w:ascii="Calibri" w:cs="Calibri" w:eastAsia="Calibri" w:hAnsi="Calibri"/>
          <w:b w:val="0"/>
          <w:i w:val="0"/>
          <w:smallCaps w:val="0"/>
          <w:strike w:val="0"/>
          <w:color w:val="000000"/>
          <w:sz w:val="28"/>
          <w:szCs w:val="28"/>
          <w:u w:val="none"/>
          <w:shd w:fill="auto" w:val="clear"/>
          <w:vertAlign w:val="baseline"/>
        </w:rPr>
      </w:pPr>
      <w:r w:rsidDel="00000000" w:rsidR="00000000" w:rsidRPr="00000000">
        <w:rPr>
          <w:rFonts w:ascii="Calibri" w:cs="Calibri" w:eastAsia="Calibri" w:hAnsi="Calibri"/>
          <w:b w:val="0"/>
          <w:i w:val="0"/>
          <w:smallCaps w:val="0"/>
          <w:strike w:val="0"/>
          <w:color w:val="000000"/>
          <w:sz w:val="28"/>
          <w:szCs w:val="28"/>
          <w:u w:val="none"/>
          <w:shd w:fill="auto" w:val="clear"/>
          <w:vertAlign w:val="baseline"/>
          <w:rtl w:val="0"/>
        </w:rPr>
        <w:t xml:space="preserve">Embedded systems provides security on our project</w:t>
      </w:r>
      <w:r w:rsidDel="00000000" w:rsidR="00000000" w:rsidRPr="00000000">
        <w:rPr>
          <w:rtl w:val="0"/>
        </w:rPr>
      </w:r>
    </w:p>
    <w:p w:rsidR="00000000" w:rsidDel="00000000" w:rsidP="00000000" w:rsidRDefault="00000000" w:rsidRPr="00000000" w14:paraId="0000006F">
      <w:pPr>
        <w:numPr>
          <w:ilvl w:val="0"/>
          <w:numId w:val="8"/>
        </w:numPr>
        <w:ind w:left="720" w:hanging="360"/>
        <w:jc w:val="both"/>
        <w:rPr>
          <w:sz w:val="28"/>
          <w:szCs w:val="28"/>
        </w:rPr>
      </w:pPr>
      <w:r w:rsidDel="00000000" w:rsidR="00000000" w:rsidRPr="00000000">
        <w:rPr>
          <w:sz w:val="28"/>
          <w:szCs w:val="28"/>
          <w:rtl w:val="0"/>
        </w:rPr>
        <w:t xml:space="preserve">We had a connection error while connecting the espcam to the computer. But we figured out how to deal with these problems.</w:t>
      </w:r>
      <w:r w:rsidDel="00000000" w:rsidR="00000000" w:rsidRPr="00000000">
        <w:rPr>
          <w:rtl w:val="0"/>
        </w:rPr>
      </w:r>
    </w:p>
    <w:p w:rsidR="00000000" w:rsidDel="00000000" w:rsidP="00000000" w:rsidRDefault="00000000" w:rsidRPr="00000000" w14:paraId="00000070">
      <w:pPr>
        <w:jc w:val="both"/>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71">
      <w:pPr>
        <w:rPr>
          <w:sz w:val="28"/>
          <w:szCs w:val="28"/>
        </w:rPr>
      </w:pPr>
      <w:r w:rsidDel="00000000" w:rsidR="00000000" w:rsidRPr="00000000">
        <w:rPr>
          <w:rtl w:val="0"/>
        </w:rPr>
      </w:r>
    </w:p>
    <w:p w:rsidR="00000000" w:rsidDel="00000000" w:rsidP="00000000" w:rsidRDefault="00000000" w:rsidRPr="00000000" w14:paraId="00000072">
      <w:pPr>
        <w:rPr>
          <w:sz w:val="28"/>
          <w:szCs w:val="28"/>
        </w:rPr>
      </w:pPr>
      <w:r w:rsidDel="00000000" w:rsidR="00000000" w:rsidRPr="00000000">
        <w:rPr>
          <w:rtl w:val="0"/>
        </w:rPr>
      </w:r>
    </w:p>
    <w:p w:rsidR="00000000" w:rsidDel="00000000" w:rsidP="00000000" w:rsidRDefault="00000000" w:rsidRPr="00000000" w14:paraId="00000073">
      <w:pPr>
        <w:rPr>
          <w:sz w:val="28"/>
          <w:szCs w:val="28"/>
        </w:rPr>
      </w:pPr>
      <w:r w:rsidDel="00000000" w:rsidR="00000000" w:rsidRPr="00000000">
        <w:rPr>
          <w:rtl w:val="0"/>
        </w:rPr>
      </w:r>
    </w:p>
    <w:p w:rsidR="00000000" w:rsidDel="00000000" w:rsidP="00000000" w:rsidRDefault="00000000" w:rsidRPr="00000000" w14:paraId="00000074">
      <w:pPr>
        <w:rPr>
          <w:sz w:val="28"/>
          <w:szCs w:val="28"/>
        </w:rPr>
      </w:pPr>
      <w:r w:rsidDel="00000000" w:rsidR="00000000" w:rsidRPr="00000000">
        <w:rPr>
          <w:rtl w:val="0"/>
        </w:rPr>
      </w:r>
    </w:p>
    <w:p w:rsidR="00000000" w:rsidDel="00000000" w:rsidP="00000000" w:rsidRDefault="00000000" w:rsidRPr="00000000" w14:paraId="00000075">
      <w:pPr>
        <w:rPr>
          <w:sz w:val="28"/>
          <w:szCs w:val="28"/>
        </w:rPr>
      </w:pPr>
      <w:r w:rsidDel="00000000" w:rsidR="00000000" w:rsidRPr="00000000">
        <w:rPr>
          <w:rtl w:val="0"/>
        </w:rPr>
      </w:r>
    </w:p>
    <w:p w:rsidR="00000000" w:rsidDel="00000000" w:rsidP="00000000" w:rsidRDefault="00000000" w:rsidRPr="00000000" w14:paraId="00000076">
      <w:pPr>
        <w:rPr>
          <w:sz w:val="28"/>
          <w:szCs w:val="28"/>
        </w:rPr>
      </w:pPr>
      <w:r w:rsidDel="00000000" w:rsidR="00000000" w:rsidRPr="00000000">
        <w:rPr>
          <w:rtl w:val="0"/>
        </w:rPr>
      </w:r>
    </w:p>
    <w:p w:rsidR="00000000" w:rsidDel="00000000" w:rsidP="00000000" w:rsidRDefault="00000000" w:rsidRPr="00000000" w14:paraId="00000077">
      <w:pPr>
        <w:numPr>
          <w:ilvl w:val="0"/>
          <w:numId w:val="5"/>
        </w:numPr>
        <w:ind w:left="720" w:hanging="36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References</w:t>
      </w:r>
      <w:r w:rsidDel="00000000" w:rsidR="00000000" w:rsidRPr="00000000">
        <w:rPr>
          <w:rtl w:val="0"/>
        </w:rPr>
      </w:r>
    </w:p>
    <w:p w:rsidR="00000000" w:rsidDel="00000000" w:rsidP="00000000" w:rsidRDefault="00000000" w:rsidRPr="00000000" w14:paraId="00000078">
      <w:pPr>
        <w:rPr>
          <w:sz w:val="28"/>
          <w:szCs w:val="28"/>
        </w:rPr>
      </w:pPr>
      <w:r w:rsidDel="00000000" w:rsidR="00000000" w:rsidRPr="00000000">
        <w:rPr>
          <w:rtl w:val="0"/>
        </w:rPr>
      </w:r>
    </w:p>
    <w:p w:rsidR="00000000" w:rsidDel="00000000" w:rsidP="00000000" w:rsidRDefault="00000000" w:rsidRPr="00000000" w14:paraId="00000079">
      <w:pPr>
        <w:widowControl w:val="0"/>
        <w:numPr>
          <w:ilvl w:val="0"/>
          <w:numId w:val="7"/>
        </w:numPr>
        <w:spacing w:after="0" w:before="200" w:line="360" w:lineRule="auto"/>
        <w:rPr>
          <w:rFonts w:ascii="Times New Roman" w:cs="Times New Roman" w:eastAsia="Times New Roman" w:hAnsi="Times New Roman"/>
        </w:rPr>
      </w:pPr>
      <w:hyperlink r:id="rId13">
        <w:r w:rsidDel="00000000" w:rsidR="00000000" w:rsidRPr="00000000">
          <w:rPr>
            <w:rFonts w:ascii="Times New Roman" w:cs="Times New Roman" w:eastAsia="Times New Roman" w:hAnsi="Times New Roman"/>
            <w:u w:val="single"/>
            <w:rtl w:val="0"/>
          </w:rPr>
          <w:t xml:space="preserve">https://www.robotistan.com/</w:t>
        </w:r>
      </w:hyperlink>
      <w:r w:rsidDel="00000000" w:rsidR="00000000" w:rsidRPr="00000000">
        <w:rPr>
          <w:rtl w:val="0"/>
        </w:rPr>
      </w:r>
    </w:p>
    <w:p w:rsidR="00000000" w:rsidDel="00000000" w:rsidP="00000000" w:rsidRDefault="00000000" w:rsidRPr="00000000" w14:paraId="0000007A">
      <w:pPr>
        <w:widowControl w:val="0"/>
        <w:numPr>
          <w:ilvl w:val="0"/>
          <w:numId w:val="7"/>
        </w:numPr>
        <w:spacing w:after="0" w:before="200" w:line="360" w:lineRule="auto"/>
        <w:rPr>
          <w:rFonts w:ascii="Times New Roman" w:cs="Times New Roman" w:eastAsia="Times New Roman" w:hAnsi="Times New Roman"/>
        </w:rPr>
      </w:pPr>
      <w:hyperlink r:id="rId14">
        <w:r w:rsidDel="00000000" w:rsidR="00000000" w:rsidRPr="00000000">
          <w:rPr>
            <w:rFonts w:ascii="Times New Roman" w:cs="Times New Roman" w:eastAsia="Times New Roman" w:hAnsi="Times New Roman"/>
            <w:u w:val="single"/>
            <w:rtl w:val="0"/>
          </w:rPr>
          <w:t xml:space="preserve">https://towardsdatascience.com/everything-you-ever-wanted-to-know-about-computer-vision-heres-a-look-why-it-s-so-awesome-e8a58dfb641e</w:t>
        </w:r>
      </w:hyperlink>
      <w:r w:rsidDel="00000000" w:rsidR="00000000" w:rsidRPr="00000000">
        <w:rPr>
          <w:rtl w:val="0"/>
        </w:rPr>
      </w:r>
    </w:p>
    <w:p w:rsidR="00000000" w:rsidDel="00000000" w:rsidP="00000000" w:rsidRDefault="00000000" w:rsidRPr="00000000" w14:paraId="0000007B">
      <w:pPr>
        <w:widowControl w:val="0"/>
        <w:numPr>
          <w:ilvl w:val="0"/>
          <w:numId w:val="7"/>
        </w:numPr>
        <w:spacing w:after="0" w:afterAutospacing="0" w:before="200" w:line="360" w:lineRule="auto"/>
        <w:rPr>
          <w:rFonts w:ascii="Times New Roman" w:cs="Times New Roman" w:eastAsia="Times New Roman" w:hAnsi="Times New Roman"/>
        </w:rPr>
      </w:pPr>
      <w:hyperlink r:id="rId15">
        <w:r w:rsidDel="00000000" w:rsidR="00000000" w:rsidRPr="00000000">
          <w:rPr>
            <w:rFonts w:ascii="Times New Roman" w:cs="Times New Roman" w:eastAsia="Times New Roman" w:hAnsi="Times New Roman"/>
            <w:u w:val="single"/>
            <w:rtl w:val="0"/>
          </w:rPr>
          <w:t xml:space="preserve">https://opencv.org/</w:t>
        </w:r>
      </w:hyperlink>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C">
      <w:pPr>
        <w:widowControl w:val="0"/>
        <w:numPr>
          <w:ilvl w:val="0"/>
          <w:numId w:val="7"/>
        </w:numPr>
        <w:spacing w:after="0" w:before="0" w:beforeAutospacing="0" w:line="360" w:lineRule="auto"/>
        <w:jc w:val="both"/>
        <w:rPr>
          <w:rFonts w:ascii="Times New Roman" w:cs="Times New Roman" w:eastAsia="Times New Roman" w:hAnsi="Times New Roman"/>
        </w:rPr>
      </w:pPr>
      <w:r w:rsidDel="00000000" w:rsidR="00000000" w:rsidRPr="00000000">
        <w:rPr>
          <w:rFonts w:ascii="Times New Roman" w:cs="Times New Roman" w:eastAsia="Times New Roman" w:hAnsi="Times New Roman"/>
          <w:u w:val="single"/>
          <w:rtl w:val="0"/>
        </w:rPr>
        <w:t xml:space="preserve">https://customers.pyimagesearch.com/lesson-sample-face-recognition-for-security/</w:t>
      </w:r>
    </w:p>
    <w:p w:rsidR="00000000" w:rsidDel="00000000" w:rsidP="00000000" w:rsidRDefault="00000000" w:rsidRPr="00000000" w14:paraId="0000007D">
      <w:pPr>
        <w:rPr>
          <w:sz w:val="28"/>
          <w:szCs w:val="28"/>
        </w:rPr>
      </w:pPr>
      <w:r w:rsidDel="00000000" w:rsidR="00000000" w:rsidRPr="00000000">
        <w:rPr>
          <w:rtl w:val="0"/>
        </w:rPr>
      </w:r>
    </w:p>
    <w:p w:rsidR="00000000" w:rsidDel="00000000" w:rsidP="00000000" w:rsidRDefault="00000000" w:rsidRPr="00000000" w14:paraId="0000007E">
      <w:pPr>
        <w:rPr>
          <w:sz w:val="28"/>
          <w:szCs w:val="28"/>
        </w:rPr>
      </w:pPr>
      <w:r w:rsidDel="00000000" w:rsidR="00000000" w:rsidRPr="00000000">
        <w:rPr>
          <w:rtl w:val="0"/>
        </w:rPr>
      </w:r>
    </w:p>
    <w:p w:rsidR="00000000" w:rsidDel="00000000" w:rsidP="00000000" w:rsidRDefault="00000000" w:rsidRPr="00000000" w14:paraId="0000007F">
      <w:pPr>
        <w:numPr>
          <w:ilvl w:val="0"/>
          <w:numId w:val="7"/>
        </w:numPr>
        <w:ind w:left="720" w:hanging="360"/>
        <w:rPr>
          <w:rFonts w:ascii="Calibri" w:cs="Calibri" w:eastAsia="Calibri" w:hAnsi="Calibri"/>
          <w:b w:val="1"/>
          <w:sz w:val="28"/>
          <w:szCs w:val="28"/>
        </w:rPr>
      </w:pPr>
      <w:r w:rsidDel="00000000" w:rsidR="00000000" w:rsidRPr="00000000">
        <w:rPr>
          <w:rFonts w:ascii="Calibri" w:cs="Calibri" w:eastAsia="Calibri" w:hAnsi="Calibri"/>
          <w:b w:val="1"/>
          <w:sz w:val="28"/>
          <w:szCs w:val="28"/>
          <w:rtl w:val="0"/>
        </w:rPr>
        <w:t xml:space="preserve">Attachments</w:t>
      </w:r>
    </w:p>
    <w:p w:rsidR="00000000" w:rsidDel="00000000" w:rsidP="00000000" w:rsidRDefault="00000000" w:rsidRPr="00000000" w14:paraId="00000080">
      <w:pPr>
        <w:rPr>
          <w:b w:val="1"/>
          <w:sz w:val="28"/>
          <w:szCs w:val="28"/>
        </w:rPr>
      </w:pPr>
      <w:r w:rsidDel="00000000" w:rsidR="00000000" w:rsidRPr="00000000">
        <w:rPr>
          <w:rtl w:val="0"/>
        </w:rPr>
      </w:r>
    </w:p>
    <w:sdt>
      <w:sdtPr>
        <w:tag w:val="goog_rdk_24"/>
      </w:sdtPr>
      <w:sdtContent>
        <w:p w:rsidR="00000000" w:rsidDel="00000000" w:rsidP="00000000" w:rsidRDefault="00000000" w:rsidRPr="00000000" w14:paraId="00000081">
          <w:pPr>
            <w:jc w:val="center"/>
            <w:rPr>
              <w:ins w:author="Esmanur ALİCAN" w:id="1" w:date="2022-05-24T22:28:21Z"/>
            </w:rPr>
          </w:pPr>
          <w:r w:rsidDel="00000000" w:rsidR="00000000" w:rsidRPr="00000000">
            <w:rPr/>
            <w:drawing>
              <wp:inline distB="114300" distT="114300" distL="114300" distR="114300">
                <wp:extent cx="2772092" cy="3917506"/>
                <wp:effectExtent b="0" l="0" r="0" t="0"/>
                <wp:docPr id="1" name="image4.jpg"/>
                <a:graphic>
                  <a:graphicData uri="http://schemas.openxmlformats.org/drawingml/2006/picture">
                    <pic:pic>
                      <pic:nvPicPr>
                        <pic:cNvPr id="0" name="image4.jpg"/>
                        <pic:cNvPicPr preferRelativeResize="0"/>
                      </pic:nvPicPr>
                      <pic:blipFill>
                        <a:blip r:embed="rId16"/>
                        <a:srcRect b="0" l="0" r="0" t="0"/>
                        <a:stretch>
                          <a:fillRect/>
                        </a:stretch>
                      </pic:blipFill>
                      <pic:spPr>
                        <a:xfrm>
                          <a:off x="0" y="0"/>
                          <a:ext cx="2772092" cy="3917506"/>
                        </a:xfrm>
                        <a:prstGeom prst="rect"/>
                        <a:ln/>
                      </pic:spPr>
                    </pic:pic>
                  </a:graphicData>
                </a:graphic>
              </wp:inline>
            </w:drawing>
          </w:r>
          <w:sdt>
            <w:sdtPr>
              <w:tag w:val="goog_rdk_23"/>
            </w:sdtPr>
            <w:sdtContent>
              <w:ins w:author="Esmanur ALİCAN" w:id="1" w:date="2022-05-24T22:28:21Z">
                <w:r w:rsidDel="00000000" w:rsidR="00000000" w:rsidRPr="00000000">
                  <w:rPr>
                    <w:rtl w:val="0"/>
                  </w:rPr>
                </w:r>
              </w:ins>
            </w:sdtContent>
          </w:sdt>
        </w:p>
      </w:sdtContent>
    </w:sdt>
    <w:sdt>
      <w:sdtPr>
        <w:tag w:val="goog_rdk_26"/>
      </w:sdtPr>
      <w:sdtContent>
        <w:p w:rsidR="00000000" w:rsidDel="00000000" w:rsidP="00000000" w:rsidRDefault="00000000" w:rsidRPr="00000000" w14:paraId="00000082">
          <w:pPr>
            <w:rPr>
              <w:ins w:author="Esmanur ALİCAN" w:id="1" w:date="2022-05-24T22:28:21Z"/>
            </w:rPr>
          </w:pPr>
          <w:sdt>
            <w:sdtPr>
              <w:tag w:val="goog_rdk_25"/>
            </w:sdtPr>
            <w:sdtContent>
              <w:ins w:author="Esmanur ALİCAN" w:id="1" w:date="2022-05-24T22:28:21Z">
                <w:r w:rsidDel="00000000" w:rsidR="00000000" w:rsidRPr="00000000">
                  <w:rPr>
                    <w:rtl w:val="0"/>
                  </w:rPr>
                </w:r>
              </w:ins>
            </w:sdtContent>
          </w:sdt>
        </w:p>
      </w:sdtContent>
    </w:sdt>
    <w:sdt>
      <w:sdtPr>
        <w:tag w:val="goog_rdk_28"/>
      </w:sdtPr>
      <w:sdtContent>
        <w:p w:rsidR="00000000" w:rsidDel="00000000" w:rsidP="00000000" w:rsidRDefault="00000000" w:rsidRPr="00000000" w14:paraId="00000083">
          <w:pPr>
            <w:jc w:val="center"/>
            <w:rPr>
              <w:ins w:author="Esmanur ALİCAN" w:id="1" w:date="2022-05-24T22:28:21Z"/>
            </w:rPr>
          </w:pPr>
          <w:sdt>
            <w:sdtPr>
              <w:tag w:val="goog_rdk_27"/>
            </w:sdtPr>
            <w:sdtContent>
              <w:ins w:author="Esmanur ALİCAN" w:id="1" w:date="2022-05-24T22:28:21Z">
                <w:r w:rsidDel="00000000" w:rsidR="00000000" w:rsidRPr="00000000">
                  <w:rPr/>
                  <w:drawing>
                    <wp:inline distB="114300" distT="114300" distL="114300" distR="114300">
                      <wp:extent cx="2829242" cy="3773882"/>
                      <wp:effectExtent b="0" l="0" r="0" t="0"/>
                      <wp:docPr id="6" name="image1.jpg"/>
                      <a:graphic>
                        <a:graphicData uri="http://schemas.openxmlformats.org/drawingml/2006/picture">
                          <pic:pic>
                            <pic:nvPicPr>
                              <pic:cNvPr id="0" name="image1.jpg"/>
                              <pic:cNvPicPr preferRelativeResize="0"/>
                            </pic:nvPicPr>
                            <pic:blipFill>
                              <a:blip r:embed="rId17"/>
                              <a:srcRect b="0" l="0" r="0" t="0"/>
                              <a:stretch>
                                <a:fillRect/>
                              </a:stretch>
                            </pic:blipFill>
                            <pic:spPr>
                              <a:xfrm>
                                <a:off x="0" y="0"/>
                                <a:ext cx="2829242" cy="3773882"/>
                              </a:xfrm>
                              <a:prstGeom prst="rect"/>
                              <a:ln/>
                            </pic:spPr>
                          </pic:pic>
                        </a:graphicData>
                      </a:graphic>
                    </wp:inline>
                  </w:drawing>
                </w:r>
                <w:r w:rsidDel="00000000" w:rsidR="00000000" w:rsidRPr="00000000">
                  <w:rPr>
                    <w:rtl w:val="0"/>
                  </w:rPr>
                </w:r>
              </w:ins>
            </w:sdtContent>
          </w:sdt>
        </w:p>
      </w:sdtContent>
    </w:sdt>
    <w:sdt>
      <w:sdtPr>
        <w:tag w:val="goog_rdk_30"/>
      </w:sdtPr>
      <w:sdtContent>
        <w:p w:rsidR="00000000" w:rsidDel="00000000" w:rsidP="00000000" w:rsidRDefault="00000000" w:rsidRPr="00000000" w14:paraId="00000084">
          <w:pPr>
            <w:rPr>
              <w:ins w:author="Esmanur ALİCAN" w:id="1" w:date="2022-05-24T22:28:21Z"/>
            </w:rPr>
          </w:pPr>
          <w:sdt>
            <w:sdtPr>
              <w:tag w:val="goog_rdk_29"/>
            </w:sdtPr>
            <w:sdtContent>
              <w:ins w:author="Esmanur ALİCAN" w:id="1" w:date="2022-05-24T22:28:21Z">
                <w:r w:rsidDel="00000000" w:rsidR="00000000" w:rsidRPr="00000000">
                  <w:rPr>
                    <w:rtl w:val="0"/>
                  </w:rPr>
                </w:r>
              </w:ins>
            </w:sdtContent>
          </w:sdt>
        </w:p>
      </w:sdtContent>
    </w:sdt>
    <w:sdt>
      <w:sdtPr>
        <w:tag w:val="goog_rdk_32"/>
      </w:sdtPr>
      <w:sdtContent>
        <w:p w:rsidR="00000000" w:rsidDel="00000000" w:rsidP="00000000" w:rsidRDefault="00000000" w:rsidRPr="00000000" w14:paraId="00000085">
          <w:pPr>
            <w:rPr>
              <w:ins w:author="Esmanur ALİCAN" w:id="1" w:date="2022-05-24T22:28:21Z"/>
            </w:rPr>
          </w:pPr>
          <w:sdt>
            <w:sdtPr>
              <w:tag w:val="goog_rdk_31"/>
            </w:sdtPr>
            <w:sdtContent>
              <w:ins w:author="Esmanur ALİCAN" w:id="1" w:date="2022-05-24T22:28:21Z">
                <w:r w:rsidDel="00000000" w:rsidR="00000000" w:rsidRPr="00000000">
                  <w:rPr>
                    <w:rtl w:val="0"/>
                  </w:rPr>
                </w:r>
              </w:ins>
            </w:sdtContent>
          </w:sdt>
        </w:p>
      </w:sdtContent>
    </w:sdt>
    <w:sdt>
      <w:sdtPr>
        <w:tag w:val="goog_rdk_34"/>
      </w:sdtPr>
      <w:sdtContent>
        <w:p w:rsidR="00000000" w:rsidDel="00000000" w:rsidP="00000000" w:rsidRDefault="00000000" w:rsidRPr="00000000" w14:paraId="00000086">
          <w:pPr>
            <w:jc w:val="center"/>
            <w:rPr>
              <w:ins w:author="Esmanur ALİCAN" w:id="1" w:date="2022-05-24T22:28:21Z"/>
            </w:rPr>
          </w:pPr>
          <w:sdt>
            <w:sdtPr>
              <w:tag w:val="goog_rdk_33"/>
            </w:sdtPr>
            <w:sdtContent>
              <w:ins w:author="Esmanur ALİCAN" w:id="1" w:date="2022-05-24T22:28:21Z">
                <w:r w:rsidDel="00000000" w:rsidR="00000000" w:rsidRPr="00000000">
                  <w:rPr/>
                  <w:drawing>
                    <wp:inline distB="114300" distT="114300" distL="114300" distR="114300">
                      <wp:extent cx="5760410" cy="3238500"/>
                      <wp:effectExtent b="0" l="0" r="0" t="0"/>
                      <wp:docPr id="5" name="image2.jpg"/>
                      <a:graphic>
                        <a:graphicData uri="http://schemas.openxmlformats.org/drawingml/2006/picture">
                          <pic:pic>
                            <pic:nvPicPr>
                              <pic:cNvPr id="0" name="image2.jpg"/>
                              <pic:cNvPicPr preferRelativeResize="0"/>
                            </pic:nvPicPr>
                            <pic:blipFill>
                              <a:blip r:embed="rId18"/>
                              <a:srcRect b="0" l="0" r="0" t="0"/>
                              <a:stretch>
                                <a:fillRect/>
                              </a:stretch>
                            </pic:blipFill>
                            <pic:spPr>
                              <a:xfrm>
                                <a:off x="0" y="0"/>
                                <a:ext cx="5760410" cy="3238500"/>
                              </a:xfrm>
                              <a:prstGeom prst="rect"/>
                              <a:ln/>
                            </pic:spPr>
                          </pic:pic>
                        </a:graphicData>
                      </a:graphic>
                    </wp:inline>
                  </w:drawing>
                </w:r>
                <w:r w:rsidDel="00000000" w:rsidR="00000000" w:rsidRPr="00000000">
                  <w:rPr>
                    <w:rtl w:val="0"/>
                  </w:rPr>
                </w:r>
              </w:ins>
            </w:sdtContent>
          </w:sdt>
        </w:p>
      </w:sdtContent>
    </w:sdt>
    <w:sdt>
      <w:sdtPr>
        <w:tag w:val="goog_rdk_36"/>
      </w:sdtPr>
      <w:sdtContent>
        <w:p w:rsidR="00000000" w:rsidDel="00000000" w:rsidP="00000000" w:rsidRDefault="00000000" w:rsidRPr="00000000" w14:paraId="00000087">
          <w:pPr>
            <w:rPr>
              <w:ins w:author="Esmanur ALİCAN" w:id="1" w:date="2022-05-24T22:28:21Z"/>
            </w:rPr>
          </w:pPr>
          <w:sdt>
            <w:sdtPr>
              <w:tag w:val="goog_rdk_35"/>
            </w:sdtPr>
            <w:sdtContent>
              <w:ins w:author="Esmanur ALİCAN" w:id="1" w:date="2022-05-24T22:28:21Z">
                <w:r w:rsidDel="00000000" w:rsidR="00000000" w:rsidRPr="00000000">
                  <w:rPr>
                    <w:rtl w:val="0"/>
                  </w:rPr>
                </w:r>
              </w:ins>
            </w:sdtContent>
          </w:sdt>
        </w:p>
      </w:sdtContent>
    </w:sdt>
    <w:p w:rsidR="00000000" w:rsidDel="00000000" w:rsidP="00000000" w:rsidRDefault="00000000" w:rsidRPr="00000000" w14:paraId="00000088">
      <w:pPr>
        <w:rPr>
          <w:sz w:val="28"/>
          <w:szCs w:val="28"/>
        </w:rPr>
      </w:pPr>
      <w:r w:rsidDel="00000000" w:rsidR="00000000" w:rsidRPr="00000000">
        <w:rPr>
          <w:rtl w:val="0"/>
        </w:rPr>
      </w:r>
    </w:p>
    <w:p w:rsidR="00000000" w:rsidDel="00000000" w:rsidP="00000000" w:rsidRDefault="00000000" w:rsidRPr="00000000" w14:paraId="00000089">
      <w:pPr>
        <w:rPr>
          <w:sz w:val="28"/>
          <w:szCs w:val="28"/>
        </w:rPr>
      </w:pPr>
      <w:r w:rsidDel="00000000" w:rsidR="00000000" w:rsidRPr="00000000">
        <w:rPr>
          <w:rtl w:val="0"/>
        </w:rPr>
      </w:r>
    </w:p>
    <w:p w:rsidR="00000000" w:rsidDel="00000000" w:rsidP="00000000" w:rsidRDefault="00000000" w:rsidRPr="00000000" w14:paraId="0000008A">
      <w:pPr>
        <w:rPr>
          <w:sz w:val="28"/>
          <w:szCs w:val="28"/>
        </w:rPr>
      </w:pPr>
      <w:r w:rsidDel="00000000" w:rsidR="00000000" w:rsidRPr="00000000">
        <w:rPr>
          <w:rtl w:val="0"/>
        </w:rPr>
      </w:r>
    </w:p>
    <w:p w:rsidR="00000000" w:rsidDel="00000000" w:rsidP="00000000" w:rsidRDefault="00000000" w:rsidRPr="00000000" w14:paraId="0000008B">
      <w:pPr>
        <w:jc w:val="center"/>
        <w:rPr>
          <w:sz w:val="28"/>
          <w:szCs w:val="28"/>
        </w:rPr>
      </w:pPr>
      <w:r w:rsidDel="00000000" w:rsidR="00000000" w:rsidRPr="00000000">
        <w:rPr>
          <w:sz w:val="28"/>
          <w:szCs w:val="28"/>
        </w:rPr>
        <w:drawing>
          <wp:inline distB="114300" distT="114300" distL="114300" distR="114300">
            <wp:extent cx="2800667" cy="4983541"/>
            <wp:effectExtent b="0" l="0" r="0" t="0"/>
            <wp:docPr id="2" name="image3.jpg"/>
            <a:graphic>
              <a:graphicData uri="http://schemas.openxmlformats.org/drawingml/2006/picture">
                <pic:pic>
                  <pic:nvPicPr>
                    <pic:cNvPr id="0" name="image3.jpg"/>
                    <pic:cNvPicPr preferRelativeResize="0"/>
                  </pic:nvPicPr>
                  <pic:blipFill>
                    <a:blip r:embed="rId19"/>
                    <a:srcRect b="0" l="0" r="0" t="0"/>
                    <a:stretch>
                      <a:fillRect/>
                    </a:stretch>
                  </pic:blipFill>
                  <pic:spPr>
                    <a:xfrm>
                      <a:off x="0" y="0"/>
                      <a:ext cx="2800667" cy="4983541"/>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rPr>
          <w:sz w:val="28"/>
          <w:szCs w:val="28"/>
        </w:rPr>
      </w:pPr>
      <w:r w:rsidDel="00000000" w:rsidR="00000000" w:rsidRPr="00000000">
        <w:rPr>
          <w:rtl w:val="0"/>
        </w:rPr>
      </w:r>
    </w:p>
    <w:p w:rsidR="00000000" w:rsidDel="00000000" w:rsidP="00000000" w:rsidRDefault="00000000" w:rsidRPr="00000000" w14:paraId="0000008D">
      <w:pPr>
        <w:rPr>
          <w:sz w:val="28"/>
          <w:szCs w:val="28"/>
        </w:rPr>
      </w:pPr>
      <w:r w:rsidDel="00000000" w:rsidR="00000000" w:rsidRPr="00000000">
        <w:rPr>
          <w:rtl w:val="0"/>
        </w:rPr>
      </w:r>
    </w:p>
    <w:p w:rsidR="00000000" w:rsidDel="00000000" w:rsidP="00000000" w:rsidRDefault="00000000" w:rsidRPr="00000000" w14:paraId="0000008E">
      <w:pPr>
        <w:rPr>
          <w:sz w:val="28"/>
          <w:szCs w:val="28"/>
        </w:rPr>
      </w:pPr>
      <w:r w:rsidDel="00000000" w:rsidR="00000000" w:rsidRPr="00000000">
        <w:rPr>
          <w:rtl w:val="0"/>
        </w:rPr>
      </w:r>
    </w:p>
    <w:p w:rsidR="00000000" w:rsidDel="00000000" w:rsidP="00000000" w:rsidRDefault="00000000" w:rsidRPr="00000000" w14:paraId="0000008F">
      <w:pPr>
        <w:rPr>
          <w:sz w:val="28"/>
          <w:szCs w:val="28"/>
        </w:rPr>
      </w:pPr>
      <w:r w:rsidDel="00000000" w:rsidR="00000000" w:rsidRPr="00000000">
        <w:rPr>
          <w:rtl w:val="0"/>
        </w:rPr>
      </w:r>
    </w:p>
    <w:p w:rsidR="00000000" w:rsidDel="00000000" w:rsidP="00000000" w:rsidRDefault="00000000" w:rsidRPr="00000000" w14:paraId="00000090">
      <w:pPr>
        <w:rPr>
          <w:sz w:val="28"/>
          <w:szCs w:val="28"/>
        </w:rPr>
      </w:pPr>
      <w:r w:rsidDel="00000000" w:rsidR="00000000" w:rsidRPr="00000000">
        <w:rPr>
          <w:rtl w:val="0"/>
        </w:rPr>
      </w:r>
    </w:p>
    <w:p w:rsidR="00000000" w:rsidDel="00000000" w:rsidP="00000000" w:rsidRDefault="00000000" w:rsidRPr="00000000" w14:paraId="00000091">
      <w:pPr>
        <w:numPr>
          <w:ilvl w:val="0"/>
          <w:numId w:val="4"/>
        </w:numPr>
        <w:ind w:left="1080" w:hanging="720"/>
        <w:rPr>
          <w:b w:val="1"/>
          <w:sz w:val="28"/>
          <w:szCs w:val="28"/>
        </w:rPr>
      </w:pPr>
      <w:r w:rsidDel="00000000" w:rsidR="00000000" w:rsidRPr="00000000">
        <w:rPr>
          <w:b w:val="1"/>
          <w:sz w:val="28"/>
          <w:szCs w:val="28"/>
          <w:rtl w:val="0"/>
        </w:rPr>
        <w:t xml:space="preserve">Code Modules</w:t>
      </w:r>
    </w:p>
    <w:p w:rsidR="00000000" w:rsidDel="00000000" w:rsidP="00000000" w:rsidRDefault="00000000" w:rsidRPr="00000000" w14:paraId="00000092">
      <w:pPr>
        <w:rPr>
          <w:sz w:val="28"/>
          <w:szCs w:val="28"/>
        </w:rPr>
      </w:pPr>
      <w:r w:rsidDel="00000000" w:rsidR="00000000" w:rsidRPr="00000000">
        <w:rPr>
          <w:sz w:val="28"/>
          <w:szCs w:val="28"/>
          <w:rtl w:val="0"/>
        </w:rPr>
        <w:t xml:space="preserve">It is attached to the file as a zip.</w:t>
      </w:r>
    </w:p>
    <w:p w:rsidR="00000000" w:rsidDel="00000000" w:rsidP="00000000" w:rsidRDefault="00000000" w:rsidRPr="00000000" w14:paraId="00000093">
      <w:pPr>
        <w:rPr>
          <w:sz w:val="28"/>
          <w:szCs w:val="28"/>
        </w:rPr>
      </w:pPr>
      <w:r w:rsidDel="00000000" w:rsidR="00000000" w:rsidRPr="00000000">
        <w:rPr>
          <w:rtl w:val="0"/>
        </w:rPr>
      </w:r>
    </w:p>
    <w:sectPr>
      <w:pgSz w:h="16838" w:w="11906" w:orient="portrait"/>
      <w:pgMar w:bottom="1417" w:top="1417" w:left="1417" w:right="1417" w:header="708" w:footer="708"/>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Courier New"/>
  <w:font w:name="Noto Sans Symbols"/>
  <w:font w:name="Gill Sans">
    <w:embedRegular w:fontKey="{00000000-0000-0000-0000-000000000000}" r:id="rId1" w:subsetted="0"/>
    <w:embedBold w:fontKey="{00000000-0000-0000-0000-000000000000}" r:id="rId2"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0" w:firstLine="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2">
    <w:lvl w:ilvl="0">
      <w:start w:val="1"/>
      <w:numFmt w:val="bullet"/>
      <w:lvlText w:val="•"/>
      <w:lvlJc w:val="left"/>
      <w:pPr>
        <w:ind w:left="0" w:firstLine="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3">
    <w:lvl w:ilvl="0">
      <w:start w:val="1"/>
      <w:numFmt w:val="bullet"/>
      <w:lvlText w:val="•"/>
      <w:lvlJc w:val="left"/>
      <w:pPr>
        <w:ind w:left="0" w:firstLine="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4">
    <w:lvl w:ilvl="0">
      <w:start w:val="1"/>
      <w:numFmt w:val="bullet"/>
      <w:lvlText w:val="•"/>
      <w:lvlJc w:val="left"/>
      <w:pPr>
        <w:ind w:left="0" w:firstLine="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5">
    <w:lvl w:ilvl="0">
      <w:start w:val="1"/>
      <w:numFmt w:val="bullet"/>
      <w:lvlText w:val="•"/>
      <w:lvlJc w:val="left"/>
      <w:pPr>
        <w:ind w:left="0" w:firstLine="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6">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7">
    <w:lvl w:ilvl="0">
      <w:start w:val="1"/>
      <w:numFmt w:val="bullet"/>
      <w:lvlText w:val="•"/>
      <w:lvlJc w:val="left"/>
      <w:pPr>
        <w:ind w:left="0" w:firstLine="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abstractNum w:abstractNumId="9">
    <w:lvl w:ilvl="0">
      <w:start w:val="1"/>
      <w:numFmt w:val="bullet"/>
      <w:lvlText w:val="•"/>
      <w:lvlJc w:val="left"/>
      <w:pPr>
        <w:ind w:left="0" w:firstLine="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10">
    <w:lvl w:ilvl="0">
      <w:start w:val="1"/>
      <w:numFmt w:val="bullet"/>
      <w:lvlText w:val="•"/>
      <w:lvlJc w:val="left"/>
      <w:pPr>
        <w:ind w:left="0" w:firstLine="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abstractNum w:abstractNumId="11">
    <w:lvl w:ilvl="0">
      <w:start w:val="1"/>
      <w:numFmt w:val="bullet"/>
      <w:lvlText w:val="•"/>
      <w:lvlJc w:val="left"/>
      <w:pPr>
        <w:ind w:left="0" w:firstLine="0"/>
      </w:pPr>
      <w:rPr/>
    </w:lvl>
    <w:lvl w:ilvl="1">
      <w:start w:val="0"/>
      <w:numFmt w:val="decimal"/>
      <w:lvlText w:val=""/>
      <w:lvlJc w:val="left"/>
      <w:pPr>
        <w:ind w:left="0" w:firstLine="0"/>
      </w:pPr>
      <w:rPr/>
    </w:lvl>
    <w:lvl w:ilvl="2">
      <w:start w:val="0"/>
      <w:numFmt w:val="decimal"/>
      <w:lvlText w:val=""/>
      <w:lvlJc w:val="left"/>
      <w:pPr>
        <w:ind w:left="0" w:firstLine="0"/>
      </w:pPr>
      <w:rPr/>
    </w:lvl>
    <w:lvl w:ilvl="3">
      <w:start w:val="0"/>
      <w:numFmt w:val="decimal"/>
      <w:lvlText w:val=""/>
      <w:lvlJc w:val="left"/>
      <w:pPr>
        <w:ind w:left="0" w:firstLine="0"/>
      </w:pPr>
      <w:rPr/>
    </w:lvl>
    <w:lvl w:ilvl="4">
      <w:start w:val="0"/>
      <w:numFmt w:val="decimal"/>
      <w:lvlText w:val=""/>
      <w:lvlJc w:val="left"/>
      <w:pPr>
        <w:ind w:left="0" w:firstLine="0"/>
      </w:pPr>
      <w:rPr/>
    </w:lvl>
    <w:lvl w:ilvl="5">
      <w:start w:val="0"/>
      <w:numFmt w:val="decimal"/>
      <w:lvlText w:val=""/>
      <w:lvlJc w:val="left"/>
      <w:pPr>
        <w:ind w:left="0" w:firstLine="0"/>
      </w:pPr>
      <w:rPr/>
    </w:lvl>
    <w:lvl w:ilvl="6">
      <w:start w:val="0"/>
      <w:numFmt w:val="decimal"/>
      <w:lvlText w:val=""/>
      <w:lvlJc w:val="left"/>
      <w:pPr>
        <w:ind w:left="0" w:firstLine="0"/>
      </w:pPr>
      <w:rPr/>
    </w:lvl>
    <w:lvl w:ilvl="7">
      <w:start w:val="0"/>
      <w:numFmt w:val="decimal"/>
      <w:lvlText w:val=""/>
      <w:lvlJc w:val="left"/>
      <w:pPr>
        <w:ind w:left="0" w:firstLine="0"/>
      </w:pPr>
      <w:rPr/>
    </w:lvl>
    <w:lvl w:ilvl="8">
      <w:start w:val="0"/>
      <w:numFmt w:val="decimal"/>
      <w:lvlText w:val=""/>
      <w:lvlJc w:val="left"/>
      <w:pPr>
        <w:ind w:left="0" w:firstLine="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tr-TR"/>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style>
  <w:style w:type="character" w:styleId="VarsaylanParagrafYazTipi" w:default="1">
    <w:name w:val="Default Paragraph Font"/>
    <w:uiPriority w:val="1"/>
    <w:semiHidden w:val="1"/>
    <w:unhideWhenUsed w:val="1"/>
  </w:style>
  <w:style w:type="table" w:styleId="NormalTablo" w:default="1">
    <w:name w:val="Normal Table"/>
    <w:uiPriority w:val="99"/>
    <w:semiHidden w:val="1"/>
    <w:unhideWhenUsed w:val="1"/>
    <w:tblPr>
      <w:tblInd w:w="0.0" w:type="dxa"/>
      <w:tblCellMar>
        <w:top w:w="0.0" w:type="dxa"/>
        <w:left w:w="108.0" w:type="dxa"/>
        <w:bottom w:w="0.0" w:type="dxa"/>
        <w:right w:w="108.0" w:type="dxa"/>
      </w:tblCellMar>
    </w:tblPr>
  </w:style>
  <w:style w:type="numbering" w:styleId="ListeYok" w:default="1">
    <w:name w:val="No List"/>
    <w:uiPriority w:val="99"/>
    <w:semiHidden w:val="1"/>
    <w:unhideWhenUsed w:val="1"/>
  </w:style>
  <w:style w:type="paragraph" w:styleId="ListeParagraf">
    <w:name w:val="List Paragraph"/>
    <w:basedOn w:val="Normal"/>
    <w:uiPriority w:val="34"/>
    <w:qFormat w:val="1"/>
    <w:rsid w:val="0041255B"/>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10.0" w:type="dxa"/>
        <w:bottom w:w="0.0" w:type="dxa"/>
        <w:right w:w="1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6.jpg"/><Relationship Id="rId10" Type="http://schemas.openxmlformats.org/officeDocument/2006/relationships/hyperlink" Target="mailto:1234567890@ogrenci.karabuk.edu.tr" TargetMode="External"/><Relationship Id="rId13" Type="http://schemas.openxmlformats.org/officeDocument/2006/relationships/hyperlink" Target="https://www.robotistan.com/" TargetMode="External"/><Relationship Id="rId12" Type="http://schemas.openxmlformats.org/officeDocument/2006/relationships/image" Target="media/image5.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mailto:1234567890@ogrenci.karabuk.edu.tr" TargetMode="External"/><Relationship Id="rId15" Type="http://schemas.openxmlformats.org/officeDocument/2006/relationships/hyperlink" Target="https://opencv.org/" TargetMode="External"/><Relationship Id="rId14" Type="http://schemas.openxmlformats.org/officeDocument/2006/relationships/hyperlink" Target="https://towardsdatascience.com/everything-you-ever-wanted-to-know-about-computer-vision-heres-a-look-why-it-s-so-awesome-e8a58dfb641e" TargetMode="External"/><Relationship Id="rId17" Type="http://schemas.openxmlformats.org/officeDocument/2006/relationships/image" Target="media/image1.jpg"/><Relationship Id="rId16" Type="http://schemas.openxmlformats.org/officeDocument/2006/relationships/image" Target="media/image4.jpg"/><Relationship Id="rId5" Type="http://schemas.openxmlformats.org/officeDocument/2006/relationships/styles" Target="styles.xml"/><Relationship Id="rId19" Type="http://schemas.openxmlformats.org/officeDocument/2006/relationships/image" Target="media/image3.jpg"/><Relationship Id="rId6" Type="http://schemas.openxmlformats.org/officeDocument/2006/relationships/customXml" Target="../customXML/item1.xml"/><Relationship Id="rId18" Type="http://schemas.openxmlformats.org/officeDocument/2006/relationships/image" Target="media/image2.jpg"/><Relationship Id="rId7" Type="http://schemas.openxmlformats.org/officeDocument/2006/relationships/hyperlink" Target="mailto:1234567890@ogrenci.karabuk.edu.tr" TargetMode="External"/><Relationship Id="rId8" Type="http://schemas.openxmlformats.org/officeDocument/2006/relationships/hyperlink" Target="mailto:1234567890@ogrenci.karabuk.edu.tr"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GillSans-regular.ttf"/><Relationship Id="rId2" Type="http://schemas.openxmlformats.org/officeDocument/2006/relationships/font" Target="fonts/GillSans-bold.ttf"/></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gtn6QVHyc8sy2CjnyW3i7HmtF+nA==">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</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2022-05-11T09:11:00Z</dcterms:created>
  <dc:creator>BERK ALI MERAL</dc:creator>
</cp:coreProperties>
</file>